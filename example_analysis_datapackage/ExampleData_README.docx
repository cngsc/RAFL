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7DFBF" w14:textId="71359EDF" w:rsidR="00EB6E2F" w:rsidRPr="000F27EF" w:rsidRDefault="00EB6E2F">
      <w:pPr>
        <w:rPr>
          <w:rFonts w:ascii="Arial" w:hAnsi="Arial" w:cs="Arial"/>
          <w:b/>
          <w:bCs/>
          <w:sz w:val="22"/>
          <w:szCs w:val="22"/>
          <w:u w:val="single"/>
        </w:rPr>
      </w:pPr>
      <w:r w:rsidRPr="000F27EF">
        <w:rPr>
          <w:rFonts w:ascii="Arial" w:hAnsi="Arial" w:cs="Arial"/>
          <w:b/>
          <w:bCs/>
          <w:sz w:val="22"/>
          <w:szCs w:val="22"/>
          <w:u w:val="single"/>
        </w:rPr>
        <w:t>README</w:t>
      </w:r>
    </w:p>
    <w:p w14:paraId="21AEEC30" w14:textId="224D2FE4" w:rsidR="00F201FD" w:rsidRDefault="00EB6E2F">
      <w:pPr>
        <w:rPr>
          <w:rFonts w:ascii="Arial" w:hAnsi="Arial" w:cs="Arial"/>
          <w:sz w:val="22"/>
          <w:szCs w:val="22"/>
        </w:rPr>
      </w:pPr>
      <w:r w:rsidRPr="001E6B1E">
        <w:rPr>
          <w:rFonts w:ascii="Arial" w:hAnsi="Arial" w:cs="Arial"/>
          <w:sz w:val="22"/>
          <w:szCs w:val="22"/>
        </w:rPr>
        <w:t>This contains the full data package for two paired lines: E</w:t>
      </w:r>
      <w:r w:rsidR="002E3026">
        <w:rPr>
          <w:rFonts w:ascii="Arial" w:hAnsi="Arial" w:cs="Arial"/>
          <w:sz w:val="22"/>
          <w:szCs w:val="22"/>
        </w:rPr>
        <w:t>R</w:t>
      </w:r>
      <w:r w:rsidR="00915CA3">
        <w:rPr>
          <w:rFonts w:ascii="Arial" w:hAnsi="Arial" w:cs="Arial"/>
          <w:sz w:val="22"/>
          <w:szCs w:val="22"/>
        </w:rPr>
        <w:sym w:font="Symbol" w:char="F061"/>
      </w:r>
      <w:r w:rsidR="002E3026">
        <w:rPr>
          <w:rFonts w:ascii="Arial" w:hAnsi="Arial" w:cs="Arial"/>
          <w:sz w:val="22"/>
          <w:szCs w:val="22"/>
        </w:rPr>
        <w:t xml:space="preserve"> paired with MEK1 NES</w:t>
      </w:r>
      <w:r w:rsidR="00C66818">
        <w:rPr>
          <w:rFonts w:ascii="Arial" w:hAnsi="Arial" w:cs="Arial"/>
          <w:sz w:val="22"/>
          <w:szCs w:val="22"/>
        </w:rPr>
        <w:t xml:space="preserve"> (PCN169)</w:t>
      </w:r>
      <w:r w:rsidRPr="001E6B1E">
        <w:rPr>
          <w:rFonts w:ascii="Arial" w:hAnsi="Arial" w:cs="Arial"/>
          <w:sz w:val="22"/>
          <w:szCs w:val="22"/>
        </w:rPr>
        <w:t xml:space="preserve">, and </w:t>
      </w:r>
      <w:r w:rsidR="001E6B1E" w:rsidRPr="001E6B1E">
        <w:rPr>
          <w:rFonts w:ascii="Arial" w:hAnsi="Arial" w:cs="Arial"/>
          <w:sz w:val="22"/>
          <w:szCs w:val="22"/>
        </w:rPr>
        <w:t>ER</w:t>
      </w:r>
      <w:r w:rsidR="00915CA3">
        <w:rPr>
          <w:rFonts w:ascii="Arial" w:hAnsi="Arial" w:cs="Arial"/>
          <w:sz w:val="22"/>
          <w:szCs w:val="22"/>
        </w:rPr>
        <w:sym w:font="Symbol" w:char="F061"/>
      </w:r>
      <w:r w:rsidR="001E6B1E" w:rsidRPr="001E6B1E">
        <w:rPr>
          <w:rFonts w:ascii="Arial" w:hAnsi="Arial" w:cs="Arial"/>
          <w:sz w:val="22"/>
          <w:szCs w:val="22"/>
        </w:rPr>
        <w:t xml:space="preserve"> </w:t>
      </w:r>
      <w:r w:rsidR="002E3026">
        <w:rPr>
          <w:rFonts w:ascii="Arial" w:hAnsi="Arial" w:cs="Arial"/>
          <w:sz w:val="22"/>
          <w:szCs w:val="22"/>
        </w:rPr>
        <w:t>paired with HIV-REV1-NES</w:t>
      </w:r>
      <w:r w:rsidR="00E97180">
        <w:rPr>
          <w:rFonts w:ascii="Arial" w:hAnsi="Arial" w:cs="Arial"/>
          <w:sz w:val="22"/>
          <w:szCs w:val="22"/>
        </w:rPr>
        <w:t xml:space="preserve"> </w:t>
      </w:r>
      <w:r w:rsidR="00C66818">
        <w:rPr>
          <w:rFonts w:ascii="Arial" w:hAnsi="Arial" w:cs="Arial"/>
          <w:sz w:val="22"/>
          <w:szCs w:val="22"/>
        </w:rPr>
        <w:t>(PCN170)</w:t>
      </w:r>
      <w:r w:rsidR="002E3026">
        <w:rPr>
          <w:rFonts w:ascii="Arial" w:hAnsi="Arial" w:cs="Arial"/>
          <w:sz w:val="22"/>
          <w:szCs w:val="22"/>
        </w:rPr>
        <w:t>.</w:t>
      </w:r>
      <w:r w:rsidR="00E97180">
        <w:rPr>
          <w:rFonts w:ascii="Arial" w:hAnsi="Arial" w:cs="Arial"/>
          <w:sz w:val="22"/>
          <w:szCs w:val="22"/>
        </w:rPr>
        <w:t xml:space="preserve"> ER</w:t>
      </w:r>
      <w:r w:rsidR="00915CA3">
        <w:rPr>
          <w:rFonts w:ascii="Arial" w:hAnsi="Arial" w:cs="Arial"/>
          <w:sz w:val="22"/>
          <w:szCs w:val="22"/>
        </w:rPr>
        <w:sym w:font="Symbol" w:char="F061"/>
      </w:r>
      <w:r w:rsidR="00E97180">
        <w:rPr>
          <w:rFonts w:ascii="Arial" w:hAnsi="Arial" w:cs="Arial"/>
          <w:sz w:val="22"/>
          <w:szCs w:val="22"/>
        </w:rPr>
        <w:t xml:space="preserve"> is tagged with GFP, and the NES tags are with mCherry (labelled as RFP in these analysis metrics). </w:t>
      </w:r>
    </w:p>
    <w:p w14:paraId="68E60277" w14:textId="5AF984A4" w:rsidR="00F201FD" w:rsidRDefault="002E3026">
      <w:pPr>
        <w:rPr>
          <w:rFonts w:ascii="Arial" w:hAnsi="Arial" w:cs="Arial"/>
          <w:sz w:val="22"/>
          <w:szCs w:val="22"/>
        </w:rPr>
      </w:pPr>
      <w:r>
        <w:rPr>
          <w:rFonts w:ascii="Arial" w:hAnsi="Arial" w:cs="Arial"/>
          <w:sz w:val="22"/>
          <w:szCs w:val="22"/>
        </w:rPr>
        <w:t>The well map is as follows:</w:t>
      </w:r>
    </w:p>
    <w:tbl>
      <w:tblPr>
        <w:tblStyle w:val="TableGrid"/>
        <w:tblW w:w="0" w:type="auto"/>
        <w:tblLook w:val="04A0" w:firstRow="1" w:lastRow="0" w:firstColumn="1" w:lastColumn="0" w:noHBand="0" w:noVBand="1"/>
      </w:tblPr>
      <w:tblGrid>
        <w:gridCol w:w="1271"/>
        <w:gridCol w:w="3969"/>
        <w:gridCol w:w="3776"/>
      </w:tblGrid>
      <w:tr w:rsidR="002E3026" w14:paraId="410ACEF0" w14:textId="77777777" w:rsidTr="002C7D7C">
        <w:tc>
          <w:tcPr>
            <w:tcW w:w="1271" w:type="dxa"/>
          </w:tcPr>
          <w:p w14:paraId="32E5F374" w14:textId="5DD89F3B" w:rsidR="002E3026" w:rsidRPr="002C7D7C" w:rsidRDefault="002E3026">
            <w:pPr>
              <w:rPr>
                <w:rFonts w:ascii="Arial" w:hAnsi="Arial" w:cs="Arial"/>
                <w:b/>
                <w:bCs/>
                <w:sz w:val="22"/>
                <w:szCs w:val="22"/>
              </w:rPr>
            </w:pPr>
            <w:r w:rsidRPr="002C7D7C">
              <w:rPr>
                <w:rFonts w:ascii="Arial" w:hAnsi="Arial" w:cs="Arial"/>
                <w:b/>
                <w:bCs/>
                <w:sz w:val="22"/>
                <w:szCs w:val="22"/>
              </w:rPr>
              <w:t xml:space="preserve">Well </w:t>
            </w:r>
          </w:p>
        </w:tc>
        <w:tc>
          <w:tcPr>
            <w:tcW w:w="3969" w:type="dxa"/>
          </w:tcPr>
          <w:p w14:paraId="3AB96FCC" w14:textId="0880B269" w:rsidR="002E3026" w:rsidRPr="002C7D7C" w:rsidRDefault="002C7D7C">
            <w:pPr>
              <w:rPr>
                <w:rFonts w:ascii="Arial" w:hAnsi="Arial" w:cs="Arial"/>
                <w:b/>
                <w:bCs/>
                <w:sz w:val="22"/>
                <w:szCs w:val="22"/>
              </w:rPr>
            </w:pPr>
            <w:r>
              <w:rPr>
                <w:rFonts w:ascii="Arial" w:hAnsi="Arial" w:cs="Arial"/>
                <w:b/>
                <w:bCs/>
                <w:sz w:val="22"/>
                <w:szCs w:val="22"/>
              </w:rPr>
              <w:t>Treatment</w:t>
            </w:r>
          </w:p>
        </w:tc>
        <w:tc>
          <w:tcPr>
            <w:tcW w:w="3776" w:type="dxa"/>
          </w:tcPr>
          <w:p w14:paraId="7702C9F6" w14:textId="47A09D38" w:rsidR="002E3026" w:rsidRPr="002C7D7C" w:rsidRDefault="002E3026">
            <w:pPr>
              <w:rPr>
                <w:rFonts w:ascii="Arial" w:hAnsi="Arial" w:cs="Arial"/>
                <w:b/>
                <w:bCs/>
                <w:sz w:val="22"/>
                <w:szCs w:val="22"/>
              </w:rPr>
            </w:pPr>
            <w:r w:rsidRPr="002C7D7C">
              <w:rPr>
                <w:rFonts w:ascii="Arial" w:hAnsi="Arial" w:cs="Arial"/>
                <w:b/>
                <w:bCs/>
                <w:sz w:val="22"/>
                <w:szCs w:val="22"/>
              </w:rPr>
              <w:t>Cell line</w:t>
            </w:r>
          </w:p>
        </w:tc>
      </w:tr>
      <w:tr w:rsidR="002E3026" w14:paraId="214FEB7F" w14:textId="77777777" w:rsidTr="002C7D7C">
        <w:tc>
          <w:tcPr>
            <w:tcW w:w="1271" w:type="dxa"/>
          </w:tcPr>
          <w:p w14:paraId="56B1AEAB" w14:textId="5A618162" w:rsidR="002E3026" w:rsidRDefault="002E3026">
            <w:pPr>
              <w:rPr>
                <w:rFonts w:ascii="Arial" w:hAnsi="Arial" w:cs="Arial"/>
                <w:sz w:val="22"/>
                <w:szCs w:val="22"/>
              </w:rPr>
            </w:pPr>
            <w:r>
              <w:rPr>
                <w:rFonts w:ascii="Arial" w:hAnsi="Arial" w:cs="Arial"/>
                <w:sz w:val="22"/>
                <w:szCs w:val="22"/>
              </w:rPr>
              <w:t>1</w:t>
            </w:r>
          </w:p>
        </w:tc>
        <w:tc>
          <w:tcPr>
            <w:tcW w:w="3969" w:type="dxa"/>
          </w:tcPr>
          <w:p w14:paraId="7986BC05" w14:textId="667E0183" w:rsidR="002E3026" w:rsidRDefault="002C7D7C">
            <w:pPr>
              <w:rPr>
                <w:rFonts w:ascii="Arial" w:hAnsi="Arial" w:cs="Arial"/>
                <w:sz w:val="22"/>
                <w:szCs w:val="22"/>
              </w:rPr>
            </w:pPr>
            <w:r>
              <w:rPr>
                <w:rFonts w:ascii="Arial" w:hAnsi="Arial" w:cs="Arial"/>
                <w:sz w:val="22"/>
                <w:szCs w:val="22"/>
              </w:rPr>
              <w:t>DMSO</w:t>
            </w:r>
          </w:p>
        </w:tc>
        <w:tc>
          <w:tcPr>
            <w:tcW w:w="3776" w:type="dxa"/>
          </w:tcPr>
          <w:p w14:paraId="40E80D38" w14:textId="0201E09B" w:rsidR="002E3026" w:rsidRDefault="002E3026">
            <w:pPr>
              <w:rPr>
                <w:rFonts w:ascii="Arial" w:hAnsi="Arial" w:cs="Arial"/>
                <w:sz w:val="22"/>
                <w:szCs w:val="22"/>
              </w:rPr>
            </w:pPr>
            <w:r>
              <w:rPr>
                <w:rFonts w:ascii="Arial" w:hAnsi="Arial" w:cs="Arial"/>
                <w:sz w:val="22"/>
                <w:szCs w:val="22"/>
              </w:rPr>
              <w:t>PCN169-ER_MEK1-NES</w:t>
            </w:r>
          </w:p>
        </w:tc>
      </w:tr>
      <w:tr w:rsidR="002E3026" w14:paraId="5A6DC781" w14:textId="77777777" w:rsidTr="002C7D7C">
        <w:tc>
          <w:tcPr>
            <w:tcW w:w="1271" w:type="dxa"/>
          </w:tcPr>
          <w:p w14:paraId="120A2BED" w14:textId="1BC80474" w:rsidR="002E3026" w:rsidRDefault="002E3026" w:rsidP="002E3026">
            <w:pPr>
              <w:rPr>
                <w:rFonts w:ascii="Arial" w:hAnsi="Arial" w:cs="Arial"/>
                <w:sz w:val="22"/>
                <w:szCs w:val="22"/>
              </w:rPr>
            </w:pPr>
            <w:r>
              <w:rPr>
                <w:rFonts w:ascii="Arial" w:hAnsi="Arial" w:cs="Arial"/>
                <w:sz w:val="22"/>
                <w:szCs w:val="22"/>
              </w:rPr>
              <w:t>2</w:t>
            </w:r>
          </w:p>
        </w:tc>
        <w:tc>
          <w:tcPr>
            <w:tcW w:w="3969" w:type="dxa"/>
          </w:tcPr>
          <w:p w14:paraId="2B43CCD6" w14:textId="2B4E1826" w:rsidR="002E3026" w:rsidRDefault="002C7D7C" w:rsidP="002E3026">
            <w:pPr>
              <w:rPr>
                <w:rFonts w:ascii="Arial" w:hAnsi="Arial" w:cs="Arial"/>
                <w:sz w:val="22"/>
                <w:szCs w:val="22"/>
              </w:rPr>
            </w:pPr>
            <w:r>
              <w:rPr>
                <w:rFonts w:ascii="Arial" w:hAnsi="Arial" w:cs="Arial"/>
                <w:sz w:val="22"/>
                <w:szCs w:val="22"/>
              </w:rPr>
              <w:t xml:space="preserve">1 </w:t>
            </w:r>
            <w:r>
              <w:rPr>
                <w:rFonts w:ascii="Arial" w:hAnsi="Arial" w:cs="Arial"/>
                <w:sz w:val="22"/>
                <w:szCs w:val="22"/>
              </w:rPr>
              <w:sym w:font="Symbol" w:char="F06D"/>
            </w:r>
            <w:r>
              <w:rPr>
                <w:rFonts w:ascii="Arial" w:hAnsi="Arial" w:cs="Arial"/>
                <w:sz w:val="22"/>
                <w:szCs w:val="22"/>
              </w:rPr>
              <w:t>M TRAM 5</w:t>
            </w:r>
          </w:p>
        </w:tc>
        <w:tc>
          <w:tcPr>
            <w:tcW w:w="3776" w:type="dxa"/>
          </w:tcPr>
          <w:p w14:paraId="6315E7E2" w14:textId="58342EA3" w:rsidR="002E3026" w:rsidRDefault="002E3026" w:rsidP="002E3026">
            <w:pPr>
              <w:rPr>
                <w:rFonts w:ascii="Arial" w:hAnsi="Arial" w:cs="Arial"/>
                <w:sz w:val="22"/>
                <w:szCs w:val="22"/>
              </w:rPr>
            </w:pPr>
            <w:r>
              <w:rPr>
                <w:rFonts w:ascii="Arial" w:hAnsi="Arial" w:cs="Arial"/>
                <w:sz w:val="22"/>
                <w:szCs w:val="22"/>
              </w:rPr>
              <w:t>PCN169-ER_MEK1-NES</w:t>
            </w:r>
          </w:p>
        </w:tc>
      </w:tr>
      <w:tr w:rsidR="002E3026" w14:paraId="219FD886" w14:textId="77777777" w:rsidTr="002C7D7C">
        <w:tc>
          <w:tcPr>
            <w:tcW w:w="1271" w:type="dxa"/>
          </w:tcPr>
          <w:p w14:paraId="408B8A1D" w14:textId="015D9E1E" w:rsidR="002E3026" w:rsidRDefault="002E3026" w:rsidP="002E3026">
            <w:pPr>
              <w:rPr>
                <w:rFonts w:ascii="Arial" w:hAnsi="Arial" w:cs="Arial"/>
                <w:sz w:val="22"/>
                <w:szCs w:val="22"/>
              </w:rPr>
            </w:pPr>
            <w:r>
              <w:rPr>
                <w:rFonts w:ascii="Arial" w:hAnsi="Arial" w:cs="Arial"/>
                <w:sz w:val="22"/>
                <w:szCs w:val="22"/>
              </w:rPr>
              <w:t>3</w:t>
            </w:r>
          </w:p>
        </w:tc>
        <w:tc>
          <w:tcPr>
            <w:tcW w:w="3969" w:type="dxa"/>
          </w:tcPr>
          <w:p w14:paraId="443E43BD" w14:textId="4B5A505B" w:rsidR="002E3026" w:rsidRDefault="002C7D7C" w:rsidP="002E3026">
            <w:pPr>
              <w:rPr>
                <w:rFonts w:ascii="Arial" w:hAnsi="Arial" w:cs="Arial"/>
                <w:sz w:val="22"/>
                <w:szCs w:val="22"/>
              </w:rPr>
            </w:pPr>
            <w:r>
              <w:rPr>
                <w:rFonts w:ascii="Arial" w:hAnsi="Arial" w:cs="Arial"/>
                <w:sz w:val="22"/>
                <w:szCs w:val="22"/>
              </w:rPr>
              <w:t>100 nM TRAM 5</w:t>
            </w:r>
          </w:p>
        </w:tc>
        <w:tc>
          <w:tcPr>
            <w:tcW w:w="3776" w:type="dxa"/>
          </w:tcPr>
          <w:p w14:paraId="23B99542" w14:textId="5706DC6E" w:rsidR="002E3026" w:rsidRDefault="002E3026" w:rsidP="002E3026">
            <w:pPr>
              <w:rPr>
                <w:rFonts w:ascii="Arial" w:hAnsi="Arial" w:cs="Arial"/>
                <w:sz w:val="22"/>
                <w:szCs w:val="22"/>
              </w:rPr>
            </w:pPr>
            <w:r>
              <w:rPr>
                <w:rFonts w:ascii="Arial" w:hAnsi="Arial" w:cs="Arial"/>
                <w:sz w:val="22"/>
                <w:szCs w:val="22"/>
              </w:rPr>
              <w:t>PCN169-ER_MEK1-NES</w:t>
            </w:r>
          </w:p>
        </w:tc>
      </w:tr>
      <w:tr w:rsidR="002E3026" w14:paraId="1458A356" w14:textId="77777777" w:rsidTr="002C7D7C">
        <w:tc>
          <w:tcPr>
            <w:tcW w:w="1271" w:type="dxa"/>
          </w:tcPr>
          <w:p w14:paraId="0C425477" w14:textId="7F8786B0" w:rsidR="002E3026" w:rsidRDefault="002E3026" w:rsidP="002E3026">
            <w:pPr>
              <w:rPr>
                <w:rFonts w:ascii="Arial" w:hAnsi="Arial" w:cs="Arial"/>
                <w:sz w:val="22"/>
                <w:szCs w:val="22"/>
              </w:rPr>
            </w:pPr>
            <w:r>
              <w:rPr>
                <w:rFonts w:ascii="Arial" w:hAnsi="Arial" w:cs="Arial"/>
                <w:sz w:val="22"/>
                <w:szCs w:val="22"/>
              </w:rPr>
              <w:t>4</w:t>
            </w:r>
          </w:p>
        </w:tc>
        <w:tc>
          <w:tcPr>
            <w:tcW w:w="3969" w:type="dxa"/>
          </w:tcPr>
          <w:p w14:paraId="67AF0D27" w14:textId="657D9AAA" w:rsidR="002E3026" w:rsidRDefault="002C7D7C" w:rsidP="002E3026">
            <w:pPr>
              <w:rPr>
                <w:rFonts w:ascii="Arial" w:hAnsi="Arial" w:cs="Arial"/>
                <w:sz w:val="22"/>
                <w:szCs w:val="22"/>
              </w:rPr>
            </w:pPr>
            <w:r>
              <w:rPr>
                <w:rFonts w:ascii="Arial" w:hAnsi="Arial" w:cs="Arial"/>
                <w:sz w:val="22"/>
                <w:szCs w:val="22"/>
              </w:rPr>
              <w:t>10 nM TRAM 5</w:t>
            </w:r>
          </w:p>
        </w:tc>
        <w:tc>
          <w:tcPr>
            <w:tcW w:w="3776" w:type="dxa"/>
          </w:tcPr>
          <w:p w14:paraId="41988CA6" w14:textId="5B60F215" w:rsidR="002E3026" w:rsidRDefault="002E3026" w:rsidP="002E3026">
            <w:pPr>
              <w:rPr>
                <w:rFonts w:ascii="Arial" w:hAnsi="Arial" w:cs="Arial"/>
                <w:sz w:val="22"/>
                <w:szCs w:val="22"/>
              </w:rPr>
            </w:pPr>
            <w:r>
              <w:rPr>
                <w:rFonts w:ascii="Arial" w:hAnsi="Arial" w:cs="Arial"/>
                <w:sz w:val="22"/>
                <w:szCs w:val="22"/>
              </w:rPr>
              <w:t>PCN169-ER_MEK1-NES</w:t>
            </w:r>
          </w:p>
        </w:tc>
      </w:tr>
      <w:tr w:rsidR="002C7D7C" w14:paraId="3EC3D6D9" w14:textId="77777777" w:rsidTr="002C7D7C">
        <w:tc>
          <w:tcPr>
            <w:tcW w:w="1271" w:type="dxa"/>
          </w:tcPr>
          <w:p w14:paraId="277EC45B" w14:textId="0D470B13" w:rsidR="002C7D7C" w:rsidRDefault="002C7D7C" w:rsidP="002C7D7C">
            <w:pPr>
              <w:rPr>
                <w:rFonts w:ascii="Arial" w:hAnsi="Arial" w:cs="Arial"/>
                <w:sz w:val="22"/>
                <w:szCs w:val="22"/>
              </w:rPr>
            </w:pPr>
            <w:r>
              <w:rPr>
                <w:rFonts w:ascii="Arial" w:hAnsi="Arial" w:cs="Arial"/>
                <w:sz w:val="22"/>
                <w:szCs w:val="22"/>
              </w:rPr>
              <w:t>5</w:t>
            </w:r>
          </w:p>
        </w:tc>
        <w:tc>
          <w:tcPr>
            <w:tcW w:w="3969" w:type="dxa"/>
          </w:tcPr>
          <w:p w14:paraId="453F8DAE" w14:textId="179BB9E8" w:rsidR="002C7D7C" w:rsidRDefault="002C7D7C" w:rsidP="002C7D7C">
            <w:pPr>
              <w:rPr>
                <w:rFonts w:ascii="Arial" w:hAnsi="Arial" w:cs="Arial"/>
                <w:sz w:val="22"/>
                <w:szCs w:val="22"/>
              </w:rPr>
            </w:pPr>
            <w:r>
              <w:rPr>
                <w:rFonts w:ascii="Arial" w:hAnsi="Arial" w:cs="Arial"/>
                <w:sz w:val="22"/>
                <w:szCs w:val="22"/>
              </w:rPr>
              <w:t>DMSO</w:t>
            </w:r>
          </w:p>
        </w:tc>
        <w:tc>
          <w:tcPr>
            <w:tcW w:w="3776" w:type="dxa"/>
          </w:tcPr>
          <w:p w14:paraId="322B3603" w14:textId="5018A9B5" w:rsidR="002C7D7C" w:rsidRDefault="002C7D7C" w:rsidP="002C7D7C">
            <w:pPr>
              <w:rPr>
                <w:rFonts w:ascii="Arial" w:hAnsi="Arial" w:cs="Arial"/>
                <w:sz w:val="22"/>
                <w:szCs w:val="22"/>
              </w:rPr>
            </w:pPr>
            <w:r>
              <w:rPr>
                <w:rFonts w:ascii="Arial" w:hAnsi="Arial" w:cs="Arial"/>
                <w:sz w:val="22"/>
                <w:szCs w:val="22"/>
              </w:rPr>
              <w:t>PCN170-ER_HIV-REV1-NES</w:t>
            </w:r>
          </w:p>
        </w:tc>
      </w:tr>
      <w:tr w:rsidR="002C7D7C" w14:paraId="662E45FB" w14:textId="77777777" w:rsidTr="002C7D7C">
        <w:tc>
          <w:tcPr>
            <w:tcW w:w="1271" w:type="dxa"/>
          </w:tcPr>
          <w:p w14:paraId="7A1620CA" w14:textId="79807D97" w:rsidR="002C7D7C" w:rsidRDefault="002C7D7C" w:rsidP="002C7D7C">
            <w:pPr>
              <w:rPr>
                <w:rFonts w:ascii="Arial" w:hAnsi="Arial" w:cs="Arial"/>
                <w:sz w:val="22"/>
                <w:szCs w:val="22"/>
              </w:rPr>
            </w:pPr>
            <w:r>
              <w:rPr>
                <w:rFonts w:ascii="Arial" w:hAnsi="Arial" w:cs="Arial"/>
                <w:sz w:val="22"/>
                <w:szCs w:val="22"/>
              </w:rPr>
              <w:t>6</w:t>
            </w:r>
          </w:p>
        </w:tc>
        <w:tc>
          <w:tcPr>
            <w:tcW w:w="3969" w:type="dxa"/>
          </w:tcPr>
          <w:p w14:paraId="3DF4DD0B" w14:textId="4C37ACD5" w:rsidR="002C7D7C" w:rsidRDefault="002C7D7C" w:rsidP="002C7D7C">
            <w:pPr>
              <w:rPr>
                <w:rFonts w:ascii="Arial" w:hAnsi="Arial" w:cs="Arial"/>
                <w:sz w:val="22"/>
                <w:szCs w:val="22"/>
              </w:rPr>
            </w:pPr>
            <w:r>
              <w:rPr>
                <w:rFonts w:ascii="Arial" w:hAnsi="Arial" w:cs="Arial"/>
                <w:sz w:val="22"/>
                <w:szCs w:val="22"/>
              </w:rPr>
              <w:t xml:space="preserve">1 </w:t>
            </w:r>
            <w:r>
              <w:rPr>
                <w:rFonts w:ascii="Arial" w:hAnsi="Arial" w:cs="Arial"/>
                <w:sz w:val="22"/>
                <w:szCs w:val="22"/>
              </w:rPr>
              <w:sym w:font="Symbol" w:char="F06D"/>
            </w:r>
            <w:r>
              <w:rPr>
                <w:rFonts w:ascii="Arial" w:hAnsi="Arial" w:cs="Arial"/>
                <w:sz w:val="22"/>
                <w:szCs w:val="22"/>
              </w:rPr>
              <w:t>M TRAM 5</w:t>
            </w:r>
          </w:p>
        </w:tc>
        <w:tc>
          <w:tcPr>
            <w:tcW w:w="3776" w:type="dxa"/>
          </w:tcPr>
          <w:p w14:paraId="75D0CBFB" w14:textId="7E4C0569" w:rsidR="002C7D7C" w:rsidRDefault="002C7D7C" w:rsidP="002C7D7C">
            <w:pPr>
              <w:rPr>
                <w:rFonts w:ascii="Arial" w:hAnsi="Arial" w:cs="Arial"/>
                <w:sz w:val="22"/>
                <w:szCs w:val="22"/>
              </w:rPr>
            </w:pPr>
            <w:r>
              <w:rPr>
                <w:rFonts w:ascii="Arial" w:hAnsi="Arial" w:cs="Arial"/>
                <w:sz w:val="22"/>
                <w:szCs w:val="22"/>
              </w:rPr>
              <w:t>PCN170-ER_HIV-REV1-NES</w:t>
            </w:r>
          </w:p>
        </w:tc>
      </w:tr>
      <w:tr w:rsidR="002C7D7C" w14:paraId="7B5E0530" w14:textId="77777777" w:rsidTr="002C7D7C">
        <w:tc>
          <w:tcPr>
            <w:tcW w:w="1271" w:type="dxa"/>
          </w:tcPr>
          <w:p w14:paraId="183F9A4F" w14:textId="515EF1B5" w:rsidR="002C7D7C" w:rsidRDefault="002C7D7C" w:rsidP="002C7D7C">
            <w:pPr>
              <w:rPr>
                <w:rFonts w:ascii="Arial" w:hAnsi="Arial" w:cs="Arial"/>
                <w:sz w:val="22"/>
                <w:szCs w:val="22"/>
              </w:rPr>
            </w:pPr>
            <w:r>
              <w:rPr>
                <w:rFonts w:ascii="Arial" w:hAnsi="Arial" w:cs="Arial"/>
                <w:sz w:val="22"/>
                <w:szCs w:val="22"/>
              </w:rPr>
              <w:t>7</w:t>
            </w:r>
          </w:p>
        </w:tc>
        <w:tc>
          <w:tcPr>
            <w:tcW w:w="3969" w:type="dxa"/>
          </w:tcPr>
          <w:p w14:paraId="5B0F804B" w14:textId="0EEE4006" w:rsidR="002C7D7C" w:rsidRDefault="002C7D7C" w:rsidP="002C7D7C">
            <w:pPr>
              <w:rPr>
                <w:rFonts w:ascii="Arial" w:hAnsi="Arial" w:cs="Arial"/>
                <w:sz w:val="22"/>
                <w:szCs w:val="22"/>
              </w:rPr>
            </w:pPr>
            <w:r>
              <w:rPr>
                <w:rFonts w:ascii="Arial" w:hAnsi="Arial" w:cs="Arial"/>
                <w:sz w:val="22"/>
                <w:szCs w:val="22"/>
              </w:rPr>
              <w:t>100 nM TRAM 5</w:t>
            </w:r>
          </w:p>
        </w:tc>
        <w:tc>
          <w:tcPr>
            <w:tcW w:w="3776" w:type="dxa"/>
          </w:tcPr>
          <w:p w14:paraId="7CB9B4E7" w14:textId="457884F4" w:rsidR="002C7D7C" w:rsidRDefault="002C7D7C" w:rsidP="002C7D7C">
            <w:pPr>
              <w:rPr>
                <w:rFonts w:ascii="Arial" w:hAnsi="Arial" w:cs="Arial"/>
                <w:sz w:val="22"/>
                <w:szCs w:val="22"/>
              </w:rPr>
            </w:pPr>
            <w:r>
              <w:rPr>
                <w:rFonts w:ascii="Arial" w:hAnsi="Arial" w:cs="Arial"/>
                <w:sz w:val="22"/>
                <w:szCs w:val="22"/>
              </w:rPr>
              <w:t>PCN170-ER_HIV-REV1-NES</w:t>
            </w:r>
          </w:p>
        </w:tc>
      </w:tr>
      <w:tr w:rsidR="002C7D7C" w14:paraId="7E7019A0" w14:textId="77777777" w:rsidTr="002C7D7C">
        <w:tc>
          <w:tcPr>
            <w:tcW w:w="1271" w:type="dxa"/>
          </w:tcPr>
          <w:p w14:paraId="13262306" w14:textId="2D940391" w:rsidR="002C7D7C" w:rsidRDefault="002C7D7C" w:rsidP="002C7D7C">
            <w:pPr>
              <w:rPr>
                <w:rFonts w:ascii="Arial" w:hAnsi="Arial" w:cs="Arial"/>
                <w:sz w:val="22"/>
                <w:szCs w:val="22"/>
              </w:rPr>
            </w:pPr>
            <w:r>
              <w:rPr>
                <w:rFonts w:ascii="Arial" w:hAnsi="Arial" w:cs="Arial"/>
                <w:sz w:val="22"/>
                <w:szCs w:val="22"/>
              </w:rPr>
              <w:t>8</w:t>
            </w:r>
          </w:p>
        </w:tc>
        <w:tc>
          <w:tcPr>
            <w:tcW w:w="3969" w:type="dxa"/>
          </w:tcPr>
          <w:p w14:paraId="391A584D" w14:textId="651AD515" w:rsidR="002C7D7C" w:rsidRDefault="002C7D7C" w:rsidP="002C7D7C">
            <w:pPr>
              <w:rPr>
                <w:rFonts w:ascii="Arial" w:hAnsi="Arial" w:cs="Arial"/>
                <w:sz w:val="22"/>
                <w:szCs w:val="22"/>
              </w:rPr>
            </w:pPr>
            <w:r>
              <w:rPr>
                <w:rFonts w:ascii="Arial" w:hAnsi="Arial" w:cs="Arial"/>
                <w:sz w:val="22"/>
                <w:szCs w:val="22"/>
              </w:rPr>
              <w:t>10 nM TRAM 5</w:t>
            </w:r>
          </w:p>
        </w:tc>
        <w:tc>
          <w:tcPr>
            <w:tcW w:w="3776" w:type="dxa"/>
          </w:tcPr>
          <w:p w14:paraId="42BA4183" w14:textId="7CAEA1AE" w:rsidR="002C7D7C" w:rsidRDefault="002C7D7C" w:rsidP="002C7D7C">
            <w:pPr>
              <w:rPr>
                <w:rFonts w:ascii="Arial" w:hAnsi="Arial" w:cs="Arial"/>
                <w:sz w:val="22"/>
                <w:szCs w:val="22"/>
              </w:rPr>
            </w:pPr>
            <w:r>
              <w:rPr>
                <w:rFonts w:ascii="Arial" w:hAnsi="Arial" w:cs="Arial"/>
                <w:sz w:val="22"/>
                <w:szCs w:val="22"/>
              </w:rPr>
              <w:t>PCN170-ER_HIV-REV1-NES</w:t>
            </w:r>
          </w:p>
        </w:tc>
      </w:tr>
    </w:tbl>
    <w:p w14:paraId="3AA0A42F" w14:textId="77777777" w:rsidR="002E3026" w:rsidRDefault="002E3026">
      <w:pPr>
        <w:rPr>
          <w:rFonts w:ascii="Arial" w:hAnsi="Arial" w:cs="Arial"/>
          <w:sz w:val="22"/>
          <w:szCs w:val="22"/>
        </w:rPr>
      </w:pPr>
    </w:p>
    <w:p w14:paraId="70FDD2D4" w14:textId="548DFE6F" w:rsidR="005F66D4" w:rsidRDefault="00F201FD">
      <w:pPr>
        <w:rPr>
          <w:rFonts w:ascii="Arial" w:hAnsi="Arial" w:cs="Arial"/>
          <w:sz w:val="22"/>
          <w:szCs w:val="22"/>
        </w:rPr>
      </w:pPr>
      <w:r>
        <w:rPr>
          <w:rFonts w:ascii="Arial" w:hAnsi="Arial" w:cs="Arial"/>
          <w:sz w:val="22"/>
          <w:szCs w:val="22"/>
        </w:rPr>
        <w:t xml:space="preserve">Following is a description of the files in this data package, and what they are for. </w:t>
      </w:r>
    </w:p>
    <w:p w14:paraId="7CD5DCC3" w14:textId="75B20369" w:rsidR="006127A3" w:rsidRPr="003018FC" w:rsidRDefault="006127A3">
      <w:pPr>
        <w:rPr>
          <w:rFonts w:ascii="Arial" w:hAnsi="Arial" w:cs="Arial"/>
          <w:sz w:val="22"/>
          <w:szCs w:val="22"/>
          <w:u w:val="single"/>
        </w:rPr>
      </w:pPr>
      <w:r w:rsidRPr="003018FC">
        <w:rPr>
          <w:rFonts w:ascii="Arial" w:hAnsi="Arial" w:cs="Arial"/>
          <w:sz w:val="22"/>
          <w:szCs w:val="22"/>
          <w:u w:val="single"/>
        </w:rPr>
        <w:t xml:space="preserve">Within each </w:t>
      </w:r>
      <w:r w:rsidR="00D56FA2" w:rsidRPr="003018FC">
        <w:rPr>
          <w:rFonts w:ascii="Arial" w:hAnsi="Arial" w:cs="Arial"/>
          <w:sz w:val="22"/>
          <w:szCs w:val="22"/>
          <w:u w:val="single"/>
        </w:rPr>
        <w:t>repeat</w:t>
      </w:r>
      <w:r w:rsidRPr="003018FC">
        <w:rPr>
          <w:rFonts w:ascii="Arial" w:hAnsi="Arial" w:cs="Arial"/>
          <w:sz w:val="22"/>
          <w:szCs w:val="22"/>
          <w:u w:val="single"/>
        </w:rPr>
        <w:t xml:space="preserve"> subfolder</w:t>
      </w:r>
      <w:r w:rsidR="00D56FA2" w:rsidRPr="003018FC">
        <w:rPr>
          <w:rFonts w:ascii="Arial" w:hAnsi="Arial" w:cs="Arial"/>
          <w:sz w:val="22"/>
          <w:szCs w:val="22"/>
          <w:u w:val="single"/>
        </w:rPr>
        <w:t xml:space="preserve"> [R1, R2, R3]</w:t>
      </w:r>
    </w:p>
    <w:tbl>
      <w:tblPr>
        <w:tblStyle w:val="TableGrid"/>
        <w:tblW w:w="9067" w:type="dxa"/>
        <w:tblLook w:val="04A0" w:firstRow="1" w:lastRow="0" w:firstColumn="1" w:lastColumn="0" w:noHBand="0" w:noVBand="1"/>
      </w:tblPr>
      <w:tblGrid>
        <w:gridCol w:w="4007"/>
        <w:gridCol w:w="5060"/>
      </w:tblGrid>
      <w:tr w:rsidR="001E5C85" w14:paraId="1F5CF6DC" w14:textId="77777777" w:rsidTr="001E5C85">
        <w:tc>
          <w:tcPr>
            <w:tcW w:w="4007" w:type="dxa"/>
          </w:tcPr>
          <w:p w14:paraId="4AF95FF3" w14:textId="6F388725" w:rsidR="001E5C85" w:rsidRPr="00D56FA2" w:rsidRDefault="001E5C85">
            <w:pPr>
              <w:rPr>
                <w:rFonts w:ascii="Arial" w:hAnsi="Arial" w:cs="Arial"/>
                <w:b/>
                <w:bCs/>
                <w:sz w:val="22"/>
                <w:szCs w:val="22"/>
              </w:rPr>
            </w:pPr>
            <w:r w:rsidRPr="00D56FA2">
              <w:rPr>
                <w:rFonts w:ascii="Arial" w:hAnsi="Arial" w:cs="Arial"/>
                <w:b/>
                <w:bCs/>
                <w:sz w:val="22"/>
                <w:szCs w:val="22"/>
              </w:rPr>
              <w:t>File name</w:t>
            </w:r>
          </w:p>
        </w:tc>
        <w:tc>
          <w:tcPr>
            <w:tcW w:w="5060" w:type="dxa"/>
          </w:tcPr>
          <w:p w14:paraId="5BE2B86E" w14:textId="01DD6926" w:rsidR="001E5C85" w:rsidRPr="00D56FA2" w:rsidRDefault="001E5C85">
            <w:pPr>
              <w:rPr>
                <w:rFonts w:ascii="Arial" w:hAnsi="Arial" w:cs="Arial"/>
                <w:b/>
                <w:bCs/>
                <w:sz w:val="22"/>
                <w:szCs w:val="22"/>
              </w:rPr>
            </w:pPr>
            <w:r w:rsidRPr="00D56FA2">
              <w:rPr>
                <w:rFonts w:ascii="Arial" w:hAnsi="Arial" w:cs="Arial"/>
                <w:b/>
                <w:bCs/>
                <w:sz w:val="22"/>
                <w:szCs w:val="22"/>
              </w:rPr>
              <w:t>Description</w:t>
            </w:r>
          </w:p>
        </w:tc>
      </w:tr>
      <w:tr w:rsidR="001E5C85" w14:paraId="0573BBE8" w14:textId="77777777" w:rsidTr="001E5C85">
        <w:tc>
          <w:tcPr>
            <w:tcW w:w="4007" w:type="dxa"/>
          </w:tcPr>
          <w:p w14:paraId="4C772772" w14:textId="67BECEA7" w:rsidR="001E5C85" w:rsidRDefault="001E5C85">
            <w:pPr>
              <w:rPr>
                <w:rFonts w:ascii="Arial" w:hAnsi="Arial" w:cs="Arial"/>
                <w:sz w:val="22"/>
                <w:szCs w:val="22"/>
              </w:rPr>
            </w:pPr>
            <w:r>
              <w:rPr>
                <w:rFonts w:ascii="Arial" w:hAnsi="Arial" w:cs="Arial"/>
                <w:sz w:val="22"/>
                <w:szCs w:val="22"/>
              </w:rPr>
              <w:t>“images_to_ppt_chronological.py”</w:t>
            </w:r>
          </w:p>
        </w:tc>
        <w:tc>
          <w:tcPr>
            <w:tcW w:w="5060" w:type="dxa"/>
          </w:tcPr>
          <w:p w14:paraId="681D129A" w14:textId="77777777" w:rsidR="001E5C85" w:rsidRDefault="001E5C85">
            <w:pPr>
              <w:rPr>
                <w:rFonts w:ascii="Arial" w:hAnsi="Arial" w:cs="Arial"/>
                <w:sz w:val="22"/>
                <w:szCs w:val="22"/>
              </w:rPr>
            </w:pPr>
            <w:r>
              <w:rPr>
                <w:rFonts w:ascii="Arial" w:hAnsi="Arial" w:cs="Arial"/>
                <w:sz w:val="22"/>
                <w:szCs w:val="22"/>
              </w:rPr>
              <w:t xml:space="preserve">Script to load a folder of images “processed_images” and place them one image per slide into a powerpoint. </w:t>
            </w:r>
          </w:p>
          <w:p w14:paraId="73575F97" w14:textId="77777777" w:rsidR="001E5C85" w:rsidRDefault="001E5C85">
            <w:pPr>
              <w:rPr>
                <w:rFonts w:ascii="Arial" w:hAnsi="Arial" w:cs="Arial"/>
                <w:sz w:val="22"/>
                <w:szCs w:val="22"/>
              </w:rPr>
            </w:pPr>
          </w:p>
          <w:p w14:paraId="12310BDF" w14:textId="708B896A" w:rsidR="001E5C85" w:rsidRDefault="001E5C85">
            <w:pPr>
              <w:rPr>
                <w:rFonts w:ascii="Arial" w:hAnsi="Arial" w:cs="Arial"/>
                <w:sz w:val="22"/>
                <w:szCs w:val="22"/>
              </w:rPr>
            </w:pPr>
            <w:r w:rsidRPr="001E5C85">
              <w:rPr>
                <w:rFonts w:ascii="Arial" w:hAnsi="Arial" w:cs="Arial"/>
                <w:sz w:val="22"/>
                <w:szCs w:val="22"/>
              </w:rPr>
              <w:t>Run from command line in repeat folder containing a “processed_images” folder containing jpgs of the respective fluorophore image. We adjust contrast and brightness using imageJ and save the images as JPEG using an imageJ macro.</w:t>
            </w:r>
          </w:p>
        </w:tc>
      </w:tr>
      <w:tr w:rsidR="001E5C85" w14:paraId="7B749B23" w14:textId="77777777" w:rsidTr="001E5C85">
        <w:tc>
          <w:tcPr>
            <w:tcW w:w="4007" w:type="dxa"/>
          </w:tcPr>
          <w:p w14:paraId="43FC6003" w14:textId="2DD93A22" w:rsidR="001E5C85" w:rsidRDefault="001E5C85">
            <w:pPr>
              <w:rPr>
                <w:rFonts w:ascii="Arial" w:hAnsi="Arial" w:cs="Arial"/>
                <w:sz w:val="22"/>
                <w:szCs w:val="22"/>
              </w:rPr>
            </w:pPr>
            <w:r>
              <w:rPr>
                <w:rFonts w:ascii="Arial" w:hAnsi="Arial" w:cs="Arial"/>
                <w:sz w:val="22"/>
                <w:szCs w:val="22"/>
              </w:rPr>
              <w:t>“nd2totif.py”</w:t>
            </w:r>
          </w:p>
        </w:tc>
        <w:tc>
          <w:tcPr>
            <w:tcW w:w="5060" w:type="dxa"/>
          </w:tcPr>
          <w:p w14:paraId="43FC3DCA" w14:textId="1F9D06E9" w:rsidR="001E5C85" w:rsidRDefault="001E5C85">
            <w:pPr>
              <w:rPr>
                <w:rFonts w:ascii="Arial" w:hAnsi="Arial" w:cs="Arial"/>
                <w:sz w:val="22"/>
                <w:szCs w:val="22"/>
              </w:rPr>
            </w:pPr>
            <w:r>
              <w:rPr>
                <w:rFonts w:ascii="Arial" w:hAnsi="Arial" w:cs="Arial"/>
                <w:sz w:val="22"/>
                <w:szCs w:val="22"/>
              </w:rPr>
              <w:t xml:space="preserve">Script to convert and split each .nd2 file into their respective channels as a tif image. </w:t>
            </w:r>
            <w:r w:rsidRPr="00B3712D">
              <w:rPr>
                <w:rFonts w:ascii="Arial" w:hAnsi="Arial" w:cs="Arial"/>
                <w:sz w:val="22"/>
                <w:szCs w:val="22"/>
              </w:rPr>
              <w:t xml:space="preserve">w1: DAPI w2: GFP, w3: RFP, w4: CY5, w5: </w:t>
            </w:r>
          </w:p>
        </w:tc>
      </w:tr>
      <w:tr w:rsidR="001E5C85" w14:paraId="4F1E1821" w14:textId="77777777" w:rsidTr="001E5C85">
        <w:tc>
          <w:tcPr>
            <w:tcW w:w="4007" w:type="dxa"/>
          </w:tcPr>
          <w:p w14:paraId="437089DF" w14:textId="5AE6803B" w:rsidR="001E5C85" w:rsidRDefault="001E5C85">
            <w:pPr>
              <w:rPr>
                <w:rFonts w:ascii="Arial" w:hAnsi="Arial" w:cs="Arial"/>
                <w:sz w:val="22"/>
                <w:szCs w:val="22"/>
              </w:rPr>
            </w:pPr>
            <w:r>
              <w:rPr>
                <w:rFonts w:ascii="Arial" w:hAnsi="Arial" w:cs="Arial"/>
                <w:sz w:val="22"/>
                <w:szCs w:val="22"/>
              </w:rPr>
              <w:t>“RAFL.py”</w:t>
            </w:r>
          </w:p>
        </w:tc>
        <w:tc>
          <w:tcPr>
            <w:tcW w:w="5060" w:type="dxa"/>
          </w:tcPr>
          <w:p w14:paraId="358DCAAE" w14:textId="53D4555C" w:rsidR="001E5C85" w:rsidRDefault="001E5C85">
            <w:pPr>
              <w:rPr>
                <w:rFonts w:ascii="Arial" w:hAnsi="Arial" w:cs="Arial"/>
                <w:sz w:val="22"/>
                <w:szCs w:val="22"/>
              </w:rPr>
            </w:pPr>
            <w:r>
              <w:rPr>
                <w:rFonts w:ascii="Arial" w:hAnsi="Arial" w:cs="Arial"/>
                <w:sz w:val="22"/>
                <w:szCs w:val="22"/>
              </w:rPr>
              <w:t xml:space="preserve">Image processing script. </w:t>
            </w:r>
            <w:r w:rsidRPr="001E5C85">
              <w:rPr>
                <w:rFonts w:ascii="Arial" w:hAnsi="Arial" w:cs="Arial"/>
                <w:sz w:val="22"/>
                <w:szCs w:val="22"/>
              </w:rPr>
              <w:t>Should be copied directly into the repeat folder and run from there. tifs to be used by the script should be present in a folder labelled “convertedtifs”</w:t>
            </w:r>
            <w:r>
              <w:rPr>
                <w:rFonts w:ascii="Arial" w:hAnsi="Arial" w:cs="Arial"/>
                <w:sz w:val="22"/>
                <w:szCs w:val="22"/>
              </w:rPr>
              <w:t xml:space="preserve">. </w:t>
            </w:r>
          </w:p>
          <w:p w14:paraId="6628FEA0" w14:textId="77777777" w:rsidR="001E5C85" w:rsidRDefault="001E5C85">
            <w:pPr>
              <w:rPr>
                <w:rFonts w:ascii="Arial" w:hAnsi="Arial" w:cs="Arial"/>
                <w:sz w:val="22"/>
                <w:szCs w:val="22"/>
              </w:rPr>
            </w:pPr>
          </w:p>
          <w:p w14:paraId="47930342" w14:textId="77777777" w:rsidR="001E5C85" w:rsidRDefault="001E5C85">
            <w:pPr>
              <w:rPr>
                <w:rFonts w:ascii="Arial" w:hAnsi="Arial" w:cs="Arial"/>
                <w:sz w:val="22"/>
                <w:szCs w:val="22"/>
              </w:rPr>
            </w:pPr>
            <w:r>
              <w:rPr>
                <w:rFonts w:ascii="Arial" w:hAnsi="Arial" w:cs="Arial"/>
                <w:sz w:val="22"/>
                <w:szCs w:val="22"/>
              </w:rPr>
              <w:t xml:space="preserve">Refer to </w:t>
            </w:r>
          </w:p>
          <w:p w14:paraId="4F66091A" w14:textId="7BCE7942" w:rsidR="001E5C85" w:rsidRDefault="001E5C85">
            <w:pPr>
              <w:rPr>
                <w:rFonts w:ascii="Arial" w:hAnsi="Arial" w:cs="Arial"/>
                <w:sz w:val="22"/>
                <w:szCs w:val="22"/>
              </w:rPr>
            </w:pPr>
            <w:r>
              <w:rPr>
                <w:rFonts w:ascii="Arial" w:hAnsi="Arial" w:cs="Arial"/>
                <w:sz w:val="22"/>
                <w:szCs w:val="22"/>
              </w:rPr>
              <w:fldChar w:fldCharType="begin"/>
            </w:r>
            <w:ins w:id="0" w:author="Christine Ng" w:date="2025-12-21T22:06:00Z" w16du:dateUtc="2025-12-22T06:06:00Z">
              <w:r>
                <w:rPr>
                  <w:rFonts w:ascii="Arial" w:hAnsi="Arial" w:cs="Arial"/>
                  <w:sz w:val="22"/>
                  <w:szCs w:val="22"/>
                </w:rPr>
                <w:instrText>HYPERLINK "</w:instrText>
              </w:r>
            </w:ins>
            <w:r w:rsidRPr="00D56FA2">
              <w:rPr>
                <w:rFonts w:ascii="Arial" w:hAnsi="Arial" w:cs="Arial"/>
                <w:sz w:val="22"/>
                <w:szCs w:val="22"/>
              </w:rPr>
              <w:instrText>https://github.com/cngsc/RAFL</w:instrText>
            </w:r>
            <w:ins w:id="1" w:author="Christine Ng" w:date="2025-12-21T22:06:00Z" w16du:dateUtc="2025-12-22T06:06:00Z">
              <w:r>
                <w:rPr>
                  <w:rFonts w:ascii="Arial" w:hAnsi="Arial" w:cs="Arial"/>
                  <w:sz w:val="22"/>
                  <w:szCs w:val="22"/>
                </w:rPr>
                <w:instrText>"</w:instrText>
              </w:r>
            </w:ins>
            <w:r>
              <w:rPr>
                <w:rFonts w:ascii="Arial" w:hAnsi="Arial" w:cs="Arial"/>
                <w:sz w:val="22"/>
                <w:szCs w:val="22"/>
              </w:rPr>
              <w:fldChar w:fldCharType="separate"/>
            </w:r>
            <w:r w:rsidRPr="004F53A7">
              <w:rPr>
                <w:rStyle w:val="Hyperlink"/>
                <w:rFonts w:ascii="Arial" w:hAnsi="Arial" w:cs="Arial"/>
                <w:sz w:val="22"/>
                <w:szCs w:val="22"/>
              </w:rPr>
              <w:t>https://github.com/cngsc/RA</w:t>
            </w:r>
            <w:r w:rsidRPr="004F53A7">
              <w:rPr>
                <w:rStyle w:val="Hyperlink"/>
                <w:rFonts w:ascii="Arial" w:hAnsi="Arial" w:cs="Arial"/>
                <w:sz w:val="22"/>
                <w:szCs w:val="22"/>
              </w:rPr>
              <w:t>F</w:t>
            </w:r>
            <w:r w:rsidRPr="004F53A7">
              <w:rPr>
                <w:rStyle w:val="Hyperlink"/>
                <w:rFonts w:ascii="Arial" w:hAnsi="Arial" w:cs="Arial"/>
                <w:sz w:val="22"/>
                <w:szCs w:val="22"/>
              </w:rPr>
              <w:t>L</w:t>
            </w:r>
            <w:r>
              <w:rPr>
                <w:rFonts w:ascii="Arial" w:hAnsi="Arial" w:cs="Arial"/>
                <w:sz w:val="22"/>
                <w:szCs w:val="22"/>
              </w:rPr>
              <w:fldChar w:fldCharType="end"/>
            </w:r>
            <w:r>
              <w:rPr>
                <w:rFonts w:ascii="Arial" w:hAnsi="Arial" w:cs="Arial"/>
                <w:sz w:val="22"/>
                <w:szCs w:val="22"/>
              </w:rPr>
              <w:t xml:space="preserve"> for a more information</w:t>
            </w:r>
          </w:p>
        </w:tc>
      </w:tr>
      <w:tr w:rsidR="001E5C85" w14:paraId="5C3D9CFD" w14:textId="77777777" w:rsidTr="001E5C85">
        <w:tc>
          <w:tcPr>
            <w:tcW w:w="4007" w:type="dxa"/>
          </w:tcPr>
          <w:p w14:paraId="50909AD4" w14:textId="71CDA158" w:rsidR="001E5C85" w:rsidRDefault="001E5C85">
            <w:pPr>
              <w:rPr>
                <w:rFonts w:ascii="Arial" w:hAnsi="Arial" w:cs="Arial"/>
                <w:sz w:val="22"/>
                <w:szCs w:val="22"/>
              </w:rPr>
            </w:pPr>
            <w:r>
              <w:rPr>
                <w:rFonts w:ascii="Arial" w:hAnsi="Arial" w:cs="Arial"/>
                <w:sz w:val="22"/>
                <w:szCs w:val="22"/>
              </w:rPr>
              <w:t>“RAFL</w:t>
            </w:r>
            <w:r>
              <w:rPr>
                <w:rFonts w:ascii="Arial" w:hAnsi="Arial" w:cs="Arial"/>
                <w:sz w:val="22"/>
                <w:szCs w:val="22"/>
              </w:rPr>
              <w:t>_labelsplotted</w:t>
            </w:r>
            <w:r>
              <w:rPr>
                <w:rFonts w:ascii="Arial" w:hAnsi="Arial" w:cs="Arial"/>
                <w:sz w:val="22"/>
                <w:szCs w:val="22"/>
              </w:rPr>
              <w:t>.py”</w:t>
            </w:r>
          </w:p>
        </w:tc>
        <w:tc>
          <w:tcPr>
            <w:tcW w:w="5060" w:type="dxa"/>
          </w:tcPr>
          <w:p w14:paraId="52A3A9EB" w14:textId="4029F84F" w:rsidR="001E5C85" w:rsidRDefault="001E5C85" w:rsidP="00D56FA2">
            <w:pPr>
              <w:rPr>
                <w:rFonts w:ascii="Arial" w:hAnsi="Arial" w:cs="Arial"/>
                <w:sz w:val="22"/>
                <w:szCs w:val="22"/>
              </w:rPr>
            </w:pPr>
            <w:r>
              <w:rPr>
                <w:rFonts w:ascii="Arial" w:hAnsi="Arial" w:cs="Arial"/>
                <w:sz w:val="22"/>
                <w:szCs w:val="22"/>
              </w:rPr>
              <w:t xml:space="preserve">Same as RAFL.py, except the </w:t>
            </w:r>
            <w:r w:rsidRPr="00D56FA2">
              <w:rPr>
                <w:rFonts w:ascii="Arial" w:hAnsi="Arial" w:cs="Arial"/>
                <w:sz w:val="22"/>
                <w:szCs w:val="22"/>
              </w:rPr>
              <w:t xml:space="preserve">label number of each cell </w:t>
            </w:r>
            <w:r>
              <w:rPr>
                <w:rFonts w:ascii="Arial" w:hAnsi="Arial" w:cs="Arial"/>
                <w:sz w:val="22"/>
                <w:szCs w:val="22"/>
              </w:rPr>
              <w:t xml:space="preserve">is also plotted </w:t>
            </w:r>
            <w:r w:rsidRPr="00D56FA2">
              <w:rPr>
                <w:rFonts w:ascii="Arial" w:hAnsi="Arial" w:cs="Arial"/>
                <w:sz w:val="22"/>
                <w:szCs w:val="22"/>
              </w:rPr>
              <w:t>on every mask-</w:t>
            </w:r>
            <w:r w:rsidRPr="00D56FA2">
              <w:rPr>
                <w:rFonts w:ascii="Arial" w:hAnsi="Arial" w:cs="Arial"/>
                <w:sz w:val="22"/>
                <w:szCs w:val="22"/>
              </w:rPr>
              <w:t>fluorophore</w:t>
            </w:r>
            <w:r w:rsidRPr="00D56FA2">
              <w:rPr>
                <w:rFonts w:ascii="Arial" w:hAnsi="Arial" w:cs="Arial"/>
                <w:sz w:val="22"/>
                <w:szCs w:val="22"/>
              </w:rPr>
              <w:t xml:space="preserve"> overlay image output.</w:t>
            </w:r>
          </w:p>
          <w:p w14:paraId="165339C3" w14:textId="77777777" w:rsidR="001E5C85" w:rsidRDefault="001E5C85" w:rsidP="001121E2">
            <w:pPr>
              <w:rPr>
                <w:rFonts w:ascii="Arial" w:hAnsi="Arial" w:cs="Arial"/>
                <w:sz w:val="22"/>
                <w:szCs w:val="22"/>
              </w:rPr>
            </w:pPr>
            <w:r>
              <w:rPr>
                <w:rFonts w:ascii="Arial" w:hAnsi="Arial" w:cs="Arial"/>
                <w:sz w:val="22"/>
                <w:szCs w:val="22"/>
              </w:rPr>
              <w:t xml:space="preserve">Refer to </w:t>
            </w:r>
          </w:p>
          <w:p w14:paraId="586E30CE" w14:textId="11DBA909" w:rsidR="001E5C85" w:rsidRPr="00D56FA2" w:rsidRDefault="001E5C85" w:rsidP="001121E2">
            <w:pPr>
              <w:rPr>
                <w:rFonts w:ascii="Arial" w:hAnsi="Arial" w:cs="Arial"/>
                <w:sz w:val="22"/>
                <w:szCs w:val="22"/>
              </w:rPr>
            </w:pPr>
            <w:r>
              <w:rPr>
                <w:rFonts w:ascii="Arial" w:hAnsi="Arial" w:cs="Arial"/>
                <w:sz w:val="22"/>
                <w:szCs w:val="22"/>
              </w:rPr>
              <w:fldChar w:fldCharType="begin"/>
            </w:r>
            <w:ins w:id="2" w:author="Christine Ng" w:date="2025-12-21T22:06:00Z" w16du:dateUtc="2025-12-22T06:06:00Z">
              <w:r>
                <w:rPr>
                  <w:rFonts w:ascii="Arial" w:hAnsi="Arial" w:cs="Arial"/>
                  <w:sz w:val="22"/>
                  <w:szCs w:val="22"/>
                </w:rPr>
                <w:instrText>HYPERLINK "</w:instrText>
              </w:r>
            </w:ins>
            <w:r w:rsidRPr="00D56FA2">
              <w:rPr>
                <w:rFonts w:ascii="Arial" w:hAnsi="Arial" w:cs="Arial"/>
                <w:sz w:val="22"/>
                <w:szCs w:val="22"/>
              </w:rPr>
              <w:instrText>https://github.com/cngsc/RAFL</w:instrText>
            </w:r>
            <w:ins w:id="3" w:author="Christine Ng" w:date="2025-12-21T22:06:00Z" w16du:dateUtc="2025-12-22T06:06:00Z">
              <w:r>
                <w:rPr>
                  <w:rFonts w:ascii="Arial" w:hAnsi="Arial" w:cs="Arial"/>
                  <w:sz w:val="22"/>
                  <w:szCs w:val="22"/>
                </w:rPr>
                <w:instrText>"</w:instrText>
              </w:r>
            </w:ins>
            <w:r>
              <w:rPr>
                <w:rFonts w:ascii="Arial" w:hAnsi="Arial" w:cs="Arial"/>
                <w:sz w:val="22"/>
                <w:szCs w:val="22"/>
              </w:rPr>
              <w:fldChar w:fldCharType="separate"/>
            </w:r>
            <w:r w:rsidRPr="004F53A7">
              <w:rPr>
                <w:rStyle w:val="Hyperlink"/>
                <w:rFonts w:ascii="Arial" w:hAnsi="Arial" w:cs="Arial"/>
                <w:sz w:val="22"/>
                <w:szCs w:val="22"/>
              </w:rPr>
              <w:t>https://github.com/cngsc/RAFL</w:t>
            </w:r>
            <w:r>
              <w:rPr>
                <w:rFonts w:ascii="Arial" w:hAnsi="Arial" w:cs="Arial"/>
                <w:sz w:val="22"/>
                <w:szCs w:val="22"/>
              </w:rPr>
              <w:fldChar w:fldCharType="end"/>
            </w:r>
            <w:r>
              <w:rPr>
                <w:rFonts w:ascii="Arial" w:hAnsi="Arial" w:cs="Arial"/>
                <w:sz w:val="22"/>
                <w:szCs w:val="22"/>
              </w:rPr>
              <w:t xml:space="preserve"> for a more information</w:t>
            </w:r>
          </w:p>
          <w:p w14:paraId="5690A5FC" w14:textId="6BBA6E1E" w:rsidR="001E5C85" w:rsidRDefault="001E5C85">
            <w:pPr>
              <w:rPr>
                <w:rFonts w:ascii="Arial" w:hAnsi="Arial" w:cs="Arial"/>
                <w:sz w:val="22"/>
                <w:szCs w:val="22"/>
              </w:rPr>
            </w:pPr>
          </w:p>
        </w:tc>
      </w:tr>
      <w:tr w:rsidR="001E5C85" w14:paraId="7045C930" w14:textId="77777777" w:rsidTr="001E5C85">
        <w:tc>
          <w:tcPr>
            <w:tcW w:w="4007" w:type="dxa"/>
          </w:tcPr>
          <w:p w14:paraId="42BC810F" w14:textId="0422E545" w:rsidR="001E5C85" w:rsidRDefault="001E5C85">
            <w:pPr>
              <w:rPr>
                <w:rFonts w:ascii="Arial" w:hAnsi="Arial" w:cs="Arial"/>
                <w:sz w:val="22"/>
                <w:szCs w:val="22"/>
              </w:rPr>
            </w:pPr>
            <w:r>
              <w:rPr>
                <w:rFonts w:ascii="Arial" w:hAnsi="Arial" w:cs="Arial"/>
                <w:sz w:val="22"/>
                <w:szCs w:val="22"/>
              </w:rPr>
              <w:t>“…._Results.xlsx”</w:t>
            </w:r>
          </w:p>
        </w:tc>
        <w:tc>
          <w:tcPr>
            <w:tcW w:w="5060" w:type="dxa"/>
          </w:tcPr>
          <w:p w14:paraId="25FE3E99" w14:textId="77777777" w:rsidR="001E5C85" w:rsidRDefault="001E5C85">
            <w:pPr>
              <w:rPr>
                <w:rFonts w:ascii="Arial" w:hAnsi="Arial" w:cs="Arial"/>
                <w:sz w:val="22"/>
                <w:szCs w:val="22"/>
              </w:rPr>
            </w:pPr>
            <w:r w:rsidRPr="001C5D76">
              <w:rPr>
                <w:rFonts w:ascii="Arial" w:hAnsi="Arial" w:cs="Arial"/>
                <w:sz w:val="22"/>
                <w:szCs w:val="22"/>
              </w:rPr>
              <w:t xml:space="preserve">An excel file with the label currentfoldername_Results.xlsx This excel file has summaries of the respective metrics for each </w:t>
            </w:r>
            <w:r w:rsidRPr="001C5D76">
              <w:rPr>
                <w:rFonts w:ascii="Arial" w:hAnsi="Arial" w:cs="Arial"/>
                <w:sz w:val="22"/>
                <w:szCs w:val="22"/>
              </w:rPr>
              <w:lastRenderedPageBreak/>
              <w:t xml:space="preserve">condition (index = condition) for each </w:t>
            </w:r>
            <w:r w:rsidRPr="001C5D76">
              <w:rPr>
                <w:rFonts w:ascii="Arial" w:hAnsi="Arial" w:cs="Arial"/>
                <w:sz w:val="22"/>
                <w:szCs w:val="22"/>
              </w:rPr>
              <w:t>fluorophore</w:t>
            </w:r>
            <w:r w:rsidRPr="001C5D76">
              <w:rPr>
                <w:rFonts w:ascii="Arial" w:hAnsi="Arial" w:cs="Arial"/>
                <w:sz w:val="22"/>
                <w:szCs w:val="22"/>
              </w:rPr>
              <w:t>, and the following excel sheets each individual metric for individual cells (tabulated in rows) grouped into conditions (columns).</w:t>
            </w:r>
          </w:p>
          <w:p w14:paraId="0DEBDDDD" w14:textId="77777777" w:rsidR="001E5C85" w:rsidRDefault="001E5C85">
            <w:pPr>
              <w:rPr>
                <w:rFonts w:ascii="Arial" w:hAnsi="Arial" w:cs="Arial"/>
                <w:sz w:val="22"/>
                <w:szCs w:val="22"/>
              </w:rPr>
            </w:pPr>
          </w:p>
          <w:p w14:paraId="54AFEC8C" w14:textId="4B8BF593" w:rsidR="001E5C85" w:rsidRDefault="001E5C85">
            <w:pPr>
              <w:rPr>
                <w:rFonts w:ascii="Arial" w:hAnsi="Arial" w:cs="Arial"/>
                <w:sz w:val="22"/>
                <w:szCs w:val="22"/>
              </w:rPr>
            </w:pPr>
            <w:r w:rsidRPr="00701D98">
              <w:rPr>
                <w:rFonts w:ascii="Arial" w:hAnsi="Arial" w:cs="Arial"/>
                <w:sz w:val="22"/>
                <w:szCs w:val="22"/>
              </w:rPr>
              <w:t>This can be used in conjunction with the other two repeats to plot mean bar plots across the different treatment conditions, and violin plots from the individual metrics for individual cell sheets in the excel file.</w:t>
            </w:r>
          </w:p>
        </w:tc>
      </w:tr>
      <w:tr w:rsidR="001E5C85" w14:paraId="46995B7C" w14:textId="77777777" w:rsidTr="001E5C85">
        <w:tc>
          <w:tcPr>
            <w:tcW w:w="4007" w:type="dxa"/>
          </w:tcPr>
          <w:p w14:paraId="404420C3" w14:textId="234BF85F" w:rsidR="001E5C85" w:rsidRDefault="001E5C85" w:rsidP="00EB55F3">
            <w:pPr>
              <w:rPr>
                <w:rFonts w:ascii="Arial" w:hAnsi="Arial" w:cs="Arial"/>
                <w:sz w:val="22"/>
                <w:szCs w:val="22"/>
              </w:rPr>
            </w:pPr>
            <w:r>
              <w:rPr>
                <w:rFonts w:ascii="Arial" w:hAnsi="Arial" w:cs="Arial"/>
                <w:sz w:val="22"/>
                <w:szCs w:val="22"/>
              </w:rPr>
              <w:lastRenderedPageBreak/>
              <w:t>“…._Results</w:t>
            </w:r>
            <w:r>
              <w:rPr>
                <w:rFonts w:ascii="Arial" w:hAnsi="Arial" w:cs="Arial"/>
                <w:sz w:val="22"/>
                <w:szCs w:val="22"/>
              </w:rPr>
              <w:t>_percellcombinations</w:t>
            </w:r>
            <w:r>
              <w:rPr>
                <w:rFonts w:ascii="Arial" w:hAnsi="Arial" w:cs="Arial"/>
                <w:sz w:val="22"/>
                <w:szCs w:val="22"/>
              </w:rPr>
              <w:t>.xlsx”</w:t>
            </w:r>
          </w:p>
        </w:tc>
        <w:tc>
          <w:tcPr>
            <w:tcW w:w="5060" w:type="dxa"/>
          </w:tcPr>
          <w:p w14:paraId="12FEA4A0" w14:textId="77777777" w:rsidR="001E5C85" w:rsidRDefault="001E5C85" w:rsidP="00EB55F3">
            <w:pPr>
              <w:rPr>
                <w:rFonts w:ascii="Arial" w:hAnsi="Arial" w:cs="Arial"/>
                <w:sz w:val="22"/>
                <w:szCs w:val="22"/>
              </w:rPr>
            </w:pPr>
            <w:r w:rsidRPr="001C5D76">
              <w:rPr>
                <w:rFonts w:ascii="Arial" w:hAnsi="Arial" w:cs="Arial"/>
                <w:sz w:val="22"/>
                <w:szCs w:val="22"/>
              </w:rPr>
              <w:t xml:space="preserve">An excel file with the label currentfoldername_GFP-RFP_percellcombinations.xlsx. This splits each condition into a </w:t>
            </w:r>
            <w:r w:rsidRPr="001C5D76">
              <w:rPr>
                <w:rFonts w:ascii="Arial" w:hAnsi="Arial" w:cs="Arial"/>
                <w:sz w:val="22"/>
                <w:szCs w:val="22"/>
              </w:rPr>
              <w:t>separate</w:t>
            </w:r>
            <w:r w:rsidRPr="001C5D76">
              <w:rPr>
                <w:rFonts w:ascii="Arial" w:hAnsi="Arial" w:cs="Arial"/>
                <w:sz w:val="22"/>
                <w:szCs w:val="22"/>
              </w:rPr>
              <w:t xml:space="preserve"> excel sheet, and tabulates the respective metrics for each individual cell analysed for that condition (index is well-site-nuclearlabelnumber)</w:t>
            </w:r>
          </w:p>
          <w:p w14:paraId="31D93812" w14:textId="77777777" w:rsidR="001E5C85" w:rsidRDefault="001E5C85" w:rsidP="00EB55F3">
            <w:pPr>
              <w:rPr>
                <w:rFonts w:ascii="Arial" w:hAnsi="Arial" w:cs="Arial"/>
                <w:sz w:val="22"/>
                <w:szCs w:val="22"/>
              </w:rPr>
            </w:pPr>
          </w:p>
          <w:p w14:paraId="10A9A917" w14:textId="2B1CFF81" w:rsidR="001E5C85" w:rsidRDefault="001E5C85" w:rsidP="00EB55F3">
            <w:pPr>
              <w:rPr>
                <w:rFonts w:ascii="Arial" w:hAnsi="Arial" w:cs="Arial"/>
                <w:sz w:val="22"/>
                <w:szCs w:val="22"/>
              </w:rPr>
            </w:pPr>
            <w:r w:rsidRPr="00701D98">
              <w:rPr>
                <w:rFonts w:ascii="Arial" w:hAnsi="Arial" w:cs="Arial"/>
                <w:sz w:val="22"/>
                <w:szCs w:val="22"/>
              </w:rPr>
              <w:t>The labels correlate with the labels on the mask-fluorophore overlay images in the overlay and segmentation folder. This can thus be used for validation of the appropriate model parameter to generate estimates of relative fluorescent protein ratios in the cell from the computationally generated metrics</w:t>
            </w:r>
          </w:p>
        </w:tc>
      </w:tr>
      <w:tr w:rsidR="001E5C85" w14:paraId="1F98C778" w14:textId="77777777" w:rsidTr="001E5C85">
        <w:tc>
          <w:tcPr>
            <w:tcW w:w="4007" w:type="dxa"/>
          </w:tcPr>
          <w:p w14:paraId="04578F0C" w14:textId="3CE69A80" w:rsidR="001E5C85" w:rsidRDefault="001E5C85" w:rsidP="00EB55F3">
            <w:pPr>
              <w:rPr>
                <w:rFonts w:ascii="Arial" w:hAnsi="Arial" w:cs="Arial"/>
                <w:sz w:val="22"/>
                <w:szCs w:val="22"/>
              </w:rPr>
            </w:pPr>
            <w:r>
              <w:rPr>
                <w:rFonts w:ascii="Arial" w:hAnsi="Arial" w:cs="Arial"/>
                <w:sz w:val="22"/>
                <w:szCs w:val="22"/>
              </w:rPr>
              <w:t>Files ending with “modified”</w:t>
            </w:r>
          </w:p>
        </w:tc>
        <w:tc>
          <w:tcPr>
            <w:tcW w:w="5060" w:type="dxa"/>
          </w:tcPr>
          <w:p w14:paraId="2E178186" w14:textId="2523C141" w:rsidR="001E5C85" w:rsidRDefault="001E5C85" w:rsidP="00EB55F3">
            <w:pPr>
              <w:rPr>
                <w:rFonts w:ascii="Arial" w:hAnsi="Arial" w:cs="Arial"/>
                <w:sz w:val="22"/>
                <w:szCs w:val="22"/>
              </w:rPr>
            </w:pPr>
            <w:r>
              <w:rPr>
                <w:rFonts w:ascii="Arial" w:hAnsi="Arial" w:cs="Arial"/>
                <w:sz w:val="22"/>
                <w:szCs w:val="22"/>
              </w:rPr>
              <w:t>The results excel files except the numbers are converted from fractional value (0 to 1) to percentage (0 to 100%)</w:t>
            </w:r>
          </w:p>
        </w:tc>
      </w:tr>
    </w:tbl>
    <w:p w14:paraId="1C94D17C" w14:textId="77777777" w:rsidR="00847E7F" w:rsidRDefault="00847E7F">
      <w:pPr>
        <w:rPr>
          <w:rFonts w:ascii="Arial" w:hAnsi="Arial" w:cs="Arial"/>
          <w:sz w:val="22"/>
          <w:szCs w:val="22"/>
        </w:rPr>
      </w:pPr>
    </w:p>
    <w:p w14:paraId="2F7F842B" w14:textId="77777777" w:rsidR="005F66D4" w:rsidRDefault="005F66D4" w:rsidP="005F66D4">
      <w:pPr>
        <w:rPr>
          <w:rFonts w:ascii="Arial" w:hAnsi="Arial" w:cs="Arial"/>
          <w:sz w:val="22"/>
          <w:szCs w:val="22"/>
        </w:rPr>
      </w:pPr>
    </w:p>
    <w:p w14:paraId="49FE20F7" w14:textId="77777777" w:rsidR="005F66D4" w:rsidRPr="00E001AA" w:rsidRDefault="005F66D4" w:rsidP="005F66D4">
      <w:pPr>
        <w:rPr>
          <w:rFonts w:ascii="Arial" w:hAnsi="Arial" w:cs="Arial"/>
          <w:sz w:val="22"/>
          <w:szCs w:val="22"/>
          <w:u w:val="single"/>
        </w:rPr>
      </w:pPr>
      <w:r>
        <w:rPr>
          <w:rFonts w:ascii="Arial" w:hAnsi="Arial" w:cs="Arial"/>
          <w:sz w:val="22"/>
          <w:szCs w:val="22"/>
          <w:u w:val="single"/>
        </w:rPr>
        <w:t>Files within “m</w:t>
      </w:r>
      <w:r w:rsidRPr="00E001AA">
        <w:rPr>
          <w:rFonts w:ascii="Arial" w:hAnsi="Arial" w:cs="Arial"/>
          <w:sz w:val="22"/>
          <w:szCs w:val="22"/>
          <w:u w:val="single"/>
        </w:rPr>
        <w:t>anual validation</w:t>
      </w:r>
      <w:r>
        <w:rPr>
          <w:rFonts w:ascii="Arial" w:hAnsi="Arial" w:cs="Arial"/>
          <w:sz w:val="22"/>
          <w:szCs w:val="22"/>
          <w:u w:val="single"/>
        </w:rPr>
        <w:t>” folder</w:t>
      </w:r>
    </w:p>
    <w:tbl>
      <w:tblPr>
        <w:tblStyle w:val="TableGrid"/>
        <w:tblW w:w="0" w:type="auto"/>
        <w:tblLook w:val="04A0" w:firstRow="1" w:lastRow="0" w:firstColumn="1" w:lastColumn="0" w:noHBand="0" w:noVBand="1"/>
      </w:tblPr>
      <w:tblGrid>
        <w:gridCol w:w="4508"/>
        <w:gridCol w:w="4508"/>
      </w:tblGrid>
      <w:tr w:rsidR="005F66D4" w14:paraId="01A72662" w14:textId="77777777" w:rsidTr="00C46FD5">
        <w:tc>
          <w:tcPr>
            <w:tcW w:w="3960" w:type="dxa"/>
          </w:tcPr>
          <w:p w14:paraId="3543782D" w14:textId="77777777" w:rsidR="005F66D4" w:rsidRDefault="005F66D4" w:rsidP="00C46FD5">
            <w:pPr>
              <w:rPr>
                <w:rFonts w:ascii="Arial" w:hAnsi="Arial" w:cs="Arial"/>
                <w:sz w:val="22"/>
                <w:szCs w:val="22"/>
              </w:rPr>
            </w:pPr>
            <w:r w:rsidRPr="00D56FA2">
              <w:rPr>
                <w:rFonts w:ascii="Arial" w:hAnsi="Arial" w:cs="Arial"/>
                <w:b/>
                <w:bCs/>
                <w:sz w:val="22"/>
                <w:szCs w:val="22"/>
              </w:rPr>
              <w:t>File name</w:t>
            </w:r>
          </w:p>
        </w:tc>
        <w:tc>
          <w:tcPr>
            <w:tcW w:w="3960" w:type="dxa"/>
          </w:tcPr>
          <w:p w14:paraId="78662505" w14:textId="77777777" w:rsidR="005F66D4" w:rsidRDefault="005F66D4" w:rsidP="00C46FD5">
            <w:pPr>
              <w:rPr>
                <w:rFonts w:ascii="Arial" w:hAnsi="Arial" w:cs="Arial"/>
                <w:sz w:val="22"/>
                <w:szCs w:val="22"/>
              </w:rPr>
            </w:pPr>
            <w:r w:rsidRPr="00D56FA2">
              <w:rPr>
                <w:rFonts w:ascii="Arial" w:hAnsi="Arial" w:cs="Arial"/>
                <w:b/>
                <w:bCs/>
                <w:sz w:val="22"/>
                <w:szCs w:val="22"/>
              </w:rPr>
              <w:t>Description</w:t>
            </w:r>
          </w:p>
        </w:tc>
      </w:tr>
      <w:tr w:rsidR="005F66D4" w14:paraId="39CE114C" w14:textId="77777777" w:rsidTr="00C46FD5">
        <w:tc>
          <w:tcPr>
            <w:tcW w:w="3960" w:type="dxa"/>
          </w:tcPr>
          <w:p w14:paraId="047830EE" w14:textId="77777777" w:rsidR="005F66D4" w:rsidRDefault="005F66D4" w:rsidP="00C46FD5">
            <w:pPr>
              <w:rPr>
                <w:rFonts w:ascii="Arial" w:hAnsi="Arial" w:cs="Arial"/>
                <w:sz w:val="22"/>
                <w:szCs w:val="22"/>
              </w:rPr>
            </w:pPr>
            <w:r>
              <w:rPr>
                <w:rFonts w:ascii="Arial" w:hAnsi="Arial" w:cs="Arial"/>
                <w:sz w:val="22"/>
                <w:szCs w:val="22"/>
              </w:rPr>
              <w:t>“</w:t>
            </w:r>
            <w:r w:rsidRPr="00930114">
              <w:rPr>
                <w:rFonts w:ascii="Arial" w:hAnsi="Arial" w:cs="Arial"/>
                <w:sz w:val="22"/>
                <w:szCs w:val="22"/>
              </w:rPr>
              <w:t>PCN169_manualextractions_LB1_WELL1-4_</w:t>
            </w:r>
            <w:r>
              <w:rPr>
                <w:rFonts w:ascii="Arial" w:hAnsi="Arial" w:cs="Arial"/>
                <w:sz w:val="22"/>
                <w:szCs w:val="22"/>
              </w:rPr>
              <w:t>...xlsx”</w:t>
            </w:r>
          </w:p>
        </w:tc>
        <w:tc>
          <w:tcPr>
            <w:tcW w:w="3960" w:type="dxa"/>
          </w:tcPr>
          <w:p w14:paraId="11F9DE33" w14:textId="77777777" w:rsidR="005F66D4" w:rsidRDefault="005F66D4" w:rsidP="00C46FD5">
            <w:pPr>
              <w:rPr>
                <w:rFonts w:ascii="Arial" w:hAnsi="Arial" w:cs="Arial"/>
                <w:sz w:val="22"/>
                <w:szCs w:val="22"/>
              </w:rPr>
            </w:pPr>
            <w:r>
              <w:rPr>
                <w:rFonts w:ascii="Arial" w:hAnsi="Arial" w:cs="Arial"/>
                <w:sz w:val="22"/>
                <w:szCs w:val="22"/>
              </w:rPr>
              <w:t xml:space="preserve">Excel sheets tabulating the manually extracted integrated densities of each fluorophore, for select cells within each well using imageJ manual drawing and calculate tool. Data is split into sheets of a specific fluorophore and site image. Eg RFP 1-2 means RFP integrated density </w:t>
            </w:r>
          </w:p>
        </w:tc>
      </w:tr>
      <w:tr w:rsidR="005F66D4" w14:paraId="5DBB15C4" w14:textId="77777777" w:rsidTr="00C46FD5">
        <w:tc>
          <w:tcPr>
            <w:tcW w:w="3960" w:type="dxa"/>
          </w:tcPr>
          <w:p w14:paraId="317A6CBC" w14:textId="77777777" w:rsidR="005F66D4" w:rsidRDefault="005F66D4" w:rsidP="00C46FD5">
            <w:pPr>
              <w:rPr>
                <w:rFonts w:ascii="Arial" w:hAnsi="Arial" w:cs="Arial"/>
                <w:sz w:val="22"/>
                <w:szCs w:val="22"/>
              </w:rPr>
            </w:pPr>
            <w:r>
              <w:rPr>
                <w:rFonts w:ascii="Arial" w:hAnsi="Arial" w:cs="Arial"/>
                <w:sz w:val="22"/>
                <w:szCs w:val="22"/>
              </w:rPr>
              <w:t>“</w:t>
            </w:r>
            <w:r w:rsidRPr="00DC7ACB">
              <w:rPr>
                <w:rFonts w:ascii="Arial" w:hAnsi="Arial" w:cs="Arial"/>
                <w:sz w:val="22"/>
                <w:szCs w:val="22"/>
              </w:rPr>
              <w:t>PCN169_LB1_TRANSFORMED</w:t>
            </w:r>
            <w:r>
              <w:rPr>
                <w:rFonts w:ascii="Arial" w:hAnsi="Arial" w:cs="Arial"/>
                <w:sz w:val="22"/>
                <w:szCs w:val="22"/>
              </w:rPr>
              <w:t>.xlsx”</w:t>
            </w:r>
          </w:p>
        </w:tc>
        <w:tc>
          <w:tcPr>
            <w:tcW w:w="3960" w:type="dxa"/>
          </w:tcPr>
          <w:p w14:paraId="40AA3B8B" w14:textId="77777777" w:rsidR="005F66D4" w:rsidRDefault="005F66D4" w:rsidP="00C46FD5">
            <w:pPr>
              <w:rPr>
                <w:rFonts w:ascii="Arial" w:hAnsi="Arial" w:cs="Arial"/>
                <w:sz w:val="22"/>
                <w:szCs w:val="22"/>
              </w:rPr>
            </w:pPr>
            <w:r>
              <w:rPr>
                <w:rFonts w:ascii="Arial" w:hAnsi="Arial" w:cs="Arial"/>
                <w:sz w:val="22"/>
                <w:szCs w:val="22"/>
              </w:rPr>
              <w:t xml:space="preserve">In this sheet, we consolidate the manually extracted values and summarise them into sheets where each sheet is one repeat. We then utilise the nuclei labels to extract the pipeline generated metrics for those labels from the </w:t>
            </w:r>
            <w:r w:rsidRPr="00CF0C04">
              <w:rPr>
                <w:rFonts w:ascii="Arial" w:hAnsi="Arial" w:cs="Arial"/>
                <w:sz w:val="22"/>
                <w:szCs w:val="22"/>
              </w:rPr>
              <w:t>Results_percellcombinations.xlsx</w:t>
            </w:r>
            <w:r>
              <w:rPr>
                <w:rFonts w:ascii="Arial" w:hAnsi="Arial" w:cs="Arial"/>
                <w:sz w:val="22"/>
                <w:szCs w:val="22"/>
              </w:rPr>
              <w:t xml:space="preserve"> sheets generated from the pipeline, and tabulate R/G ratio from manually integrated densities, and R/G ratio estimations from pipeline metrics. We use this to plot the correlation plots in “</w:t>
            </w:r>
            <w:r w:rsidRPr="00410EDF">
              <w:rPr>
                <w:rFonts w:ascii="Arial" w:hAnsi="Arial" w:cs="Arial"/>
                <w:sz w:val="22"/>
                <w:szCs w:val="22"/>
              </w:rPr>
              <w:t>PCN169_provingratiostrack_manualvpipeline.prism</w:t>
            </w:r>
            <w:r>
              <w:rPr>
                <w:rFonts w:ascii="Arial" w:hAnsi="Arial" w:cs="Arial"/>
                <w:sz w:val="22"/>
                <w:szCs w:val="22"/>
              </w:rPr>
              <w:t>”</w:t>
            </w:r>
          </w:p>
        </w:tc>
      </w:tr>
      <w:tr w:rsidR="005F66D4" w14:paraId="433CE012" w14:textId="77777777" w:rsidTr="00C46FD5">
        <w:tc>
          <w:tcPr>
            <w:tcW w:w="3960" w:type="dxa"/>
          </w:tcPr>
          <w:p w14:paraId="6D3EEAF9" w14:textId="77777777" w:rsidR="005F66D4" w:rsidRDefault="005F66D4" w:rsidP="00C46FD5">
            <w:pPr>
              <w:rPr>
                <w:rFonts w:ascii="Arial" w:hAnsi="Arial" w:cs="Arial"/>
                <w:sz w:val="22"/>
                <w:szCs w:val="22"/>
              </w:rPr>
            </w:pPr>
            <w:r>
              <w:rPr>
                <w:rFonts w:ascii="Arial" w:hAnsi="Arial" w:cs="Arial"/>
                <w:sz w:val="22"/>
                <w:szCs w:val="22"/>
              </w:rPr>
              <w:lastRenderedPageBreak/>
              <w:t>“</w:t>
            </w:r>
            <w:r w:rsidRPr="00C21D50">
              <w:rPr>
                <w:rFonts w:ascii="Arial" w:hAnsi="Arial" w:cs="Arial"/>
                <w:sz w:val="22"/>
                <w:szCs w:val="22"/>
              </w:rPr>
              <w:t>PCN169_provingratiostrack_manualvpipeline</w:t>
            </w:r>
            <w:r>
              <w:rPr>
                <w:rFonts w:ascii="Arial" w:hAnsi="Arial" w:cs="Arial"/>
                <w:sz w:val="22"/>
                <w:szCs w:val="22"/>
              </w:rPr>
              <w:t>.prism”</w:t>
            </w:r>
          </w:p>
        </w:tc>
        <w:tc>
          <w:tcPr>
            <w:tcW w:w="3960" w:type="dxa"/>
          </w:tcPr>
          <w:p w14:paraId="21C94C71" w14:textId="77777777" w:rsidR="005F66D4" w:rsidRDefault="005F66D4" w:rsidP="00C46FD5">
            <w:pPr>
              <w:rPr>
                <w:rFonts w:ascii="Arial" w:hAnsi="Arial" w:cs="Arial"/>
                <w:sz w:val="22"/>
                <w:szCs w:val="22"/>
              </w:rPr>
            </w:pPr>
            <w:r>
              <w:rPr>
                <w:rFonts w:ascii="Arial" w:hAnsi="Arial" w:cs="Arial"/>
                <w:sz w:val="22"/>
                <w:szCs w:val="22"/>
              </w:rPr>
              <w:t xml:space="preserve">Plotting of the manually integrated R/G ratios against the pipeline generated metrics, with Pearson R correlation values calculated. </w:t>
            </w:r>
          </w:p>
          <w:p w14:paraId="428659CD" w14:textId="77777777" w:rsidR="005F66D4" w:rsidRDefault="005F66D4" w:rsidP="00C46FD5">
            <w:pPr>
              <w:rPr>
                <w:rFonts w:ascii="Arial" w:hAnsi="Arial" w:cs="Arial"/>
                <w:sz w:val="22"/>
                <w:szCs w:val="22"/>
              </w:rPr>
            </w:pPr>
          </w:p>
          <w:p w14:paraId="372FE3A4" w14:textId="77777777" w:rsidR="005F66D4" w:rsidRDefault="005F66D4" w:rsidP="00C46FD5">
            <w:pPr>
              <w:rPr>
                <w:rFonts w:ascii="Arial" w:hAnsi="Arial" w:cs="Arial"/>
                <w:sz w:val="22"/>
                <w:szCs w:val="22"/>
              </w:rPr>
            </w:pPr>
            <w:r w:rsidRPr="001E5C85">
              <w:rPr>
                <w:rFonts w:ascii="Arial" w:hAnsi="Arial" w:cs="Arial"/>
                <w:sz w:val="22"/>
                <w:szCs w:val="22"/>
              </w:rPr>
              <w:t>Within the file, “ratio int den vs pipeline” means the ratio of the integrated fluorophore density (R/G) plotted on the y axis, and the estimated R/G ratio value estimated from pipeline metrics on the x axis.</w:t>
            </w:r>
          </w:p>
        </w:tc>
      </w:tr>
      <w:tr w:rsidR="005F66D4" w14:paraId="41B81DEE" w14:textId="77777777" w:rsidTr="00C46FD5">
        <w:tc>
          <w:tcPr>
            <w:tcW w:w="3960" w:type="dxa"/>
          </w:tcPr>
          <w:p w14:paraId="116CF60C" w14:textId="77777777" w:rsidR="005F66D4" w:rsidRDefault="005F66D4" w:rsidP="00C46FD5">
            <w:pPr>
              <w:rPr>
                <w:rFonts w:ascii="Arial" w:hAnsi="Arial" w:cs="Arial"/>
                <w:sz w:val="22"/>
                <w:szCs w:val="22"/>
              </w:rPr>
            </w:pPr>
            <w:r>
              <w:rPr>
                <w:rFonts w:ascii="Arial" w:hAnsi="Arial" w:cs="Arial"/>
                <w:sz w:val="22"/>
                <w:szCs w:val="22"/>
              </w:rPr>
              <w:t>“</w:t>
            </w:r>
            <w:r w:rsidRPr="006A6363">
              <w:rPr>
                <w:rFonts w:ascii="Arial" w:hAnsi="Arial" w:cs="Arial"/>
                <w:sz w:val="22"/>
                <w:szCs w:val="22"/>
              </w:rPr>
              <w:t>PCN169_ER_MEK1_estimationvalidation</w:t>
            </w:r>
            <w:r>
              <w:rPr>
                <w:rFonts w:ascii="Arial" w:hAnsi="Arial" w:cs="Arial"/>
                <w:sz w:val="22"/>
                <w:szCs w:val="22"/>
              </w:rPr>
              <w:t>.ai”</w:t>
            </w:r>
          </w:p>
        </w:tc>
        <w:tc>
          <w:tcPr>
            <w:tcW w:w="3960" w:type="dxa"/>
          </w:tcPr>
          <w:p w14:paraId="1C27E63B" w14:textId="77777777" w:rsidR="005F66D4" w:rsidRDefault="005F66D4" w:rsidP="00C46FD5">
            <w:pPr>
              <w:rPr>
                <w:rFonts w:ascii="Arial" w:hAnsi="Arial" w:cs="Arial"/>
                <w:sz w:val="22"/>
                <w:szCs w:val="22"/>
              </w:rPr>
            </w:pPr>
            <w:r>
              <w:rPr>
                <w:rFonts w:ascii="Arial" w:hAnsi="Arial" w:cs="Arial"/>
                <w:sz w:val="22"/>
                <w:szCs w:val="22"/>
              </w:rPr>
              <w:t xml:space="preserve">Plots from </w:t>
            </w:r>
            <w:r w:rsidRPr="00C21D50">
              <w:rPr>
                <w:rFonts w:ascii="Arial" w:hAnsi="Arial" w:cs="Arial"/>
                <w:sz w:val="22"/>
                <w:szCs w:val="22"/>
              </w:rPr>
              <w:t>PCN169_provingratiostrack_manualvpipeline</w:t>
            </w:r>
            <w:r>
              <w:rPr>
                <w:rFonts w:ascii="Arial" w:hAnsi="Arial" w:cs="Arial"/>
                <w:sz w:val="22"/>
                <w:szCs w:val="22"/>
              </w:rPr>
              <w:t xml:space="preserve">.prism in illustrator  </w:t>
            </w:r>
          </w:p>
        </w:tc>
      </w:tr>
    </w:tbl>
    <w:p w14:paraId="0FC91035" w14:textId="77777777" w:rsidR="005F66D4" w:rsidRDefault="005F66D4">
      <w:pPr>
        <w:rPr>
          <w:rFonts w:ascii="Arial" w:hAnsi="Arial" w:cs="Arial"/>
          <w:sz w:val="22"/>
          <w:szCs w:val="22"/>
        </w:rPr>
      </w:pPr>
    </w:p>
    <w:p w14:paraId="20C7EB79" w14:textId="4FC0F490" w:rsidR="00847E7F" w:rsidRPr="00FB2314" w:rsidRDefault="003018FC">
      <w:pPr>
        <w:rPr>
          <w:rFonts w:ascii="Arial" w:hAnsi="Arial" w:cs="Arial"/>
          <w:sz w:val="22"/>
          <w:szCs w:val="22"/>
          <w:u w:val="single"/>
        </w:rPr>
      </w:pPr>
      <w:r w:rsidRPr="00FB2314">
        <w:rPr>
          <w:rFonts w:ascii="Arial" w:hAnsi="Arial" w:cs="Arial"/>
          <w:sz w:val="22"/>
          <w:szCs w:val="22"/>
          <w:u w:val="single"/>
        </w:rPr>
        <w:t xml:space="preserve">Post-processing file </w:t>
      </w:r>
    </w:p>
    <w:tbl>
      <w:tblPr>
        <w:tblStyle w:val="TableGrid"/>
        <w:tblW w:w="9067" w:type="dxa"/>
        <w:tblLook w:val="04A0" w:firstRow="1" w:lastRow="0" w:firstColumn="1" w:lastColumn="0" w:noHBand="0" w:noVBand="1"/>
      </w:tblPr>
      <w:tblGrid>
        <w:gridCol w:w="5108"/>
        <w:gridCol w:w="4154"/>
      </w:tblGrid>
      <w:tr w:rsidR="001E5C85" w14:paraId="50146124" w14:textId="77777777" w:rsidTr="001E5C85">
        <w:tc>
          <w:tcPr>
            <w:tcW w:w="4374" w:type="dxa"/>
          </w:tcPr>
          <w:p w14:paraId="1FC81812" w14:textId="5FD2C168" w:rsidR="001E5C85" w:rsidRDefault="001E5C85" w:rsidP="003018FC">
            <w:pPr>
              <w:rPr>
                <w:rFonts w:ascii="Arial" w:hAnsi="Arial" w:cs="Arial"/>
                <w:sz w:val="22"/>
                <w:szCs w:val="22"/>
              </w:rPr>
            </w:pPr>
            <w:r w:rsidRPr="00D56FA2">
              <w:rPr>
                <w:rFonts w:ascii="Arial" w:hAnsi="Arial" w:cs="Arial"/>
                <w:b/>
                <w:bCs/>
                <w:sz w:val="22"/>
                <w:szCs w:val="22"/>
              </w:rPr>
              <w:t>File name</w:t>
            </w:r>
          </w:p>
        </w:tc>
        <w:tc>
          <w:tcPr>
            <w:tcW w:w="4693" w:type="dxa"/>
          </w:tcPr>
          <w:p w14:paraId="5A501E9D" w14:textId="3352A98B" w:rsidR="001E5C85" w:rsidRDefault="001E5C85" w:rsidP="003018FC">
            <w:pPr>
              <w:rPr>
                <w:rFonts w:ascii="Arial" w:hAnsi="Arial" w:cs="Arial"/>
                <w:sz w:val="22"/>
                <w:szCs w:val="22"/>
              </w:rPr>
            </w:pPr>
            <w:r w:rsidRPr="00D56FA2">
              <w:rPr>
                <w:rFonts w:ascii="Arial" w:hAnsi="Arial" w:cs="Arial"/>
                <w:b/>
                <w:bCs/>
                <w:sz w:val="22"/>
                <w:szCs w:val="22"/>
              </w:rPr>
              <w:t>Description</w:t>
            </w:r>
          </w:p>
        </w:tc>
      </w:tr>
      <w:tr w:rsidR="001E5C85" w14:paraId="2336EC43" w14:textId="77777777" w:rsidTr="001E5C85">
        <w:tc>
          <w:tcPr>
            <w:tcW w:w="4374" w:type="dxa"/>
          </w:tcPr>
          <w:p w14:paraId="0CB44667" w14:textId="0670762C" w:rsidR="001E5C85" w:rsidRDefault="001E5C85" w:rsidP="003018FC">
            <w:pPr>
              <w:rPr>
                <w:rFonts w:ascii="Arial" w:hAnsi="Arial" w:cs="Arial"/>
                <w:sz w:val="22"/>
                <w:szCs w:val="22"/>
              </w:rPr>
            </w:pPr>
            <w:r>
              <w:rPr>
                <w:rFonts w:ascii="Arial" w:hAnsi="Arial" w:cs="Arial"/>
                <w:sz w:val="22"/>
                <w:szCs w:val="22"/>
              </w:rPr>
              <w:t>“</w:t>
            </w:r>
            <w:r w:rsidRPr="00CD20F9">
              <w:rPr>
                <w:rFonts w:ascii="Arial" w:hAnsi="Arial" w:cs="Arial"/>
                <w:sz w:val="22"/>
                <w:szCs w:val="22"/>
              </w:rPr>
              <w:t>PCN169_PCN170_3repscombined</w:t>
            </w:r>
            <w:r>
              <w:rPr>
                <w:rFonts w:ascii="Arial" w:hAnsi="Arial" w:cs="Arial"/>
                <w:sz w:val="22"/>
                <w:szCs w:val="22"/>
              </w:rPr>
              <w:t>.prism”</w:t>
            </w:r>
          </w:p>
        </w:tc>
        <w:tc>
          <w:tcPr>
            <w:tcW w:w="4693" w:type="dxa"/>
          </w:tcPr>
          <w:p w14:paraId="7AFD8594" w14:textId="0DD7C814" w:rsidR="001E5C85" w:rsidRDefault="001E5C85" w:rsidP="003018FC">
            <w:pPr>
              <w:rPr>
                <w:rFonts w:ascii="Arial" w:hAnsi="Arial" w:cs="Arial"/>
                <w:sz w:val="22"/>
                <w:szCs w:val="22"/>
              </w:rPr>
            </w:pPr>
            <w:r>
              <w:rPr>
                <w:rFonts w:ascii="Arial" w:hAnsi="Arial" w:cs="Arial"/>
                <w:sz w:val="22"/>
                <w:szCs w:val="22"/>
              </w:rPr>
              <w:t>Single cell metrics consolidated across 3 repeats</w:t>
            </w:r>
            <w:r>
              <w:rPr>
                <w:rFonts w:ascii="Arial" w:hAnsi="Arial" w:cs="Arial"/>
                <w:sz w:val="22"/>
                <w:szCs w:val="22"/>
              </w:rPr>
              <w:t xml:space="preserve">, one sheet for a condition. Descriptive statistics calculated to identify mean and standard deviation. </w:t>
            </w:r>
          </w:p>
        </w:tc>
      </w:tr>
      <w:tr w:rsidR="001E5C85" w14:paraId="36C337DF" w14:textId="77777777" w:rsidTr="001E5C85">
        <w:tc>
          <w:tcPr>
            <w:tcW w:w="4374" w:type="dxa"/>
          </w:tcPr>
          <w:p w14:paraId="38DF734D" w14:textId="666F21BF" w:rsidR="001E5C85" w:rsidRDefault="001E5C85" w:rsidP="003018FC">
            <w:pPr>
              <w:rPr>
                <w:rFonts w:ascii="Arial" w:hAnsi="Arial" w:cs="Arial"/>
                <w:sz w:val="22"/>
                <w:szCs w:val="22"/>
              </w:rPr>
            </w:pPr>
            <w:r>
              <w:rPr>
                <w:rFonts w:ascii="Arial" w:hAnsi="Arial" w:cs="Arial"/>
                <w:sz w:val="22"/>
                <w:szCs w:val="22"/>
              </w:rPr>
              <w:t>“</w:t>
            </w:r>
            <w:r w:rsidRPr="00876268">
              <w:rPr>
                <w:rFonts w:ascii="Arial" w:hAnsi="Arial" w:cs="Arial"/>
                <w:sz w:val="22"/>
                <w:szCs w:val="22"/>
              </w:rPr>
              <w:t>Well_by_well-singlecell-gatedvalues_z3</w:t>
            </w:r>
            <w:r>
              <w:rPr>
                <w:rFonts w:ascii="Arial" w:hAnsi="Arial" w:cs="Arial"/>
                <w:sz w:val="22"/>
                <w:szCs w:val="22"/>
              </w:rPr>
              <w:t>.xlsx”</w:t>
            </w:r>
          </w:p>
        </w:tc>
        <w:tc>
          <w:tcPr>
            <w:tcW w:w="4693" w:type="dxa"/>
          </w:tcPr>
          <w:p w14:paraId="6F5726EA" w14:textId="2B43083C" w:rsidR="001E5C85" w:rsidRDefault="001E5C85" w:rsidP="003018FC">
            <w:pPr>
              <w:rPr>
                <w:rFonts w:ascii="Arial" w:hAnsi="Arial" w:cs="Arial"/>
                <w:sz w:val="22"/>
                <w:szCs w:val="22"/>
              </w:rPr>
            </w:pPr>
            <w:r>
              <w:rPr>
                <w:rFonts w:ascii="Arial" w:hAnsi="Arial" w:cs="Arial"/>
                <w:sz w:val="22"/>
                <w:szCs w:val="22"/>
              </w:rPr>
              <w:t xml:space="preserve">Single cell metrics consolidated across 3 repeats, split into individual wells per sheet. Gated values within 3 standard deviations of the mean are highlighted in red (mean and standard deviations are calculated from the prism sheet above). </w:t>
            </w:r>
          </w:p>
        </w:tc>
      </w:tr>
      <w:tr w:rsidR="001E5C85" w14:paraId="5F447EBB" w14:textId="77777777" w:rsidTr="001E5C85">
        <w:tc>
          <w:tcPr>
            <w:tcW w:w="4374" w:type="dxa"/>
          </w:tcPr>
          <w:p w14:paraId="79BB5DB3" w14:textId="77777777" w:rsidR="001E5C85" w:rsidRDefault="001E5C85" w:rsidP="003018FC">
            <w:pPr>
              <w:rPr>
                <w:rFonts w:ascii="Arial" w:hAnsi="Arial" w:cs="Arial"/>
                <w:sz w:val="22"/>
                <w:szCs w:val="22"/>
              </w:rPr>
            </w:pPr>
            <w:r>
              <w:rPr>
                <w:rFonts w:ascii="Arial" w:hAnsi="Arial" w:cs="Arial"/>
                <w:sz w:val="22"/>
                <w:szCs w:val="22"/>
              </w:rPr>
              <w:t>“</w:t>
            </w:r>
            <w:r w:rsidRPr="00CD20F9">
              <w:rPr>
                <w:rFonts w:ascii="Arial" w:hAnsi="Arial" w:cs="Arial"/>
                <w:sz w:val="22"/>
                <w:szCs w:val="22"/>
              </w:rPr>
              <w:t>PCN169_lb1_well1-4</w:t>
            </w:r>
            <w:r>
              <w:rPr>
                <w:rFonts w:ascii="Arial" w:hAnsi="Arial" w:cs="Arial"/>
                <w:sz w:val="22"/>
                <w:szCs w:val="22"/>
              </w:rPr>
              <w:t>.prism”</w:t>
            </w:r>
          </w:p>
          <w:p w14:paraId="7A434731" w14:textId="0A2739AC" w:rsidR="001E5C85" w:rsidRDefault="001E5C85" w:rsidP="003018FC">
            <w:pPr>
              <w:rPr>
                <w:rFonts w:ascii="Arial" w:hAnsi="Arial" w:cs="Arial"/>
                <w:sz w:val="22"/>
                <w:szCs w:val="22"/>
              </w:rPr>
            </w:pPr>
            <w:r>
              <w:rPr>
                <w:rFonts w:ascii="Arial" w:hAnsi="Arial" w:cs="Arial"/>
                <w:sz w:val="22"/>
                <w:szCs w:val="22"/>
              </w:rPr>
              <w:t>“</w:t>
            </w:r>
            <w:r w:rsidRPr="00D235B3">
              <w:rPr>
                <w:rFonts w:ascii="Arial" w:hAnsi="Arial" w:cs="Arial"/>
                <w:sz w:val="22"/>
                <w:szCs w:val="22"/>
              </w:rPr>
              <w:t>PCN170_lb1_well5-8</w:t>
            </w:r>
            <w:r>
              <w:rPr>
                <w:rFonts w:ascii="Arial" w:hAnsi="Arial" w:cs="Arial"/>
                <w:sz w:val="22"/>
                <w:szCs w:val="22"/>
              </w:rPr>
              <w:t>.prism”</w:t>
            </w:r>
          </w:p>
        </w:tc>
        <w:tc>
          <w:tcPr>
            <w:tcW w:w="4693" w:type="dxa"/>
          </w:tcPr>
          <w:p w14:paraId="020F1333" w14:textId="3234907C" w:rsidR="001E5C85" w:rsidRDefault="001E5C85" w:rsidP="003018FC">
            <w:pPr>
              <w:rPr>
                <w:rFonts w:ascii="Arial" w:hAnsi="Arial" w:cs="Arial"/>
                <w:sz w:val="22"/>
                <w:szCs w:val="22"/>
              </w:rPr>
            </w:pPr>
            <w:r>
              <w:rPr>
                <w:rFonts w:ascii="Arial" w:hAnsi="Arial" w:cs="Arial"/>
                <w:sz w:val="22"/>
                <w:szCs w:val="22"/>
              </w:rPr>
              <w:t xml:space="preserve">Prism files, with the plots of the mean percent nuclear fluorophore, and the violin plots for each repeat demonstrating population changes in percent nuclear fluorophore at different treatment conditions. </w:t>
            </w:r>
          </w:p>
        </w:tc>
      </w:tr>
      <w:tr w:rsidR="001E5C85" w14:paraId="29AD1101" w14:textId="77777777" w:rsidTr="001E5C85">
        <w:tc>
          <w:tcPr>
            <w:tcW w:w="4374" w:type="dxa"/>
          </w:tcPr>
          <w:p w14:paraId="61BEAED6" w14:textId="01F6829B" w:rsidR="001E5C85" w:rsidRDefault="001E5C85" w:rsidP="003018FC">
            <w:pPr>
              <w:rPr>
                <w:rFonts w:ascii="Arial" w:hAnsi="Arial" w:cs="Arial"/>
                <w:sz w:val="22"/>
                <w:szCs w:val="22"/>
              </w:rPr>
            </w:pPr>
            <w:r>
              <w:rPr>
                <w:rFonts w:ascii="Arial" w:hAnsi="Arial" w:cs="Arial"/>
                <w:sz w:val="22"/>
                <w:szCs w:val="22"/>
              </w:rPr>
              <w:t>“PCN169_PCN170_GATED.prism”</w:t>
            </w:r>
          </w:p>
        </w:tc>
        <w:tc>
          <w:tcPr>
            <w:tcW w:w="4693" w:type="dxa"/>
          </w:tcPr>
          <w:p w14:paraId="6B463EF3" w14:textId="398B28FB" w:rsidR="001E5C85" w:rsidRDefault="001E5C85" w:rsidP="003018FC">
            <w:pPr>
              <w:rPr>
                <w:rFonts w:ascii="Arial" w:hAnsi="Arial" w:cs="Arial"/>
                <w:sz w:val="22"/>
                <w:szCs w:val="22"/>
              </w:rPr>
            </w:pPr>
            <w:r>
              <w:rPr>
                <w:rFonts w:ascii="Arial" w:hAnsi="Arial" w:cs="Arial"/>
                <w:sz w:val="22"/>
                <w:szCs w:val="22"/>
              </w:rPr>
              <w:t xml:space="preserve">Single cell plots of percentage nuclear fluorophore against the </w:t>
            </w:r>
            <w:r>
              <w:rPr>
                <w:rFonts w:ascii="Arial" w:hAnsi="Arial" w:cs="Arial"/>
                <w:sz w:val="22"/>
                <w:szCs w:val="22"/>
              </w:rPr>
              <w:t>relative ratio of red to green fluorophore</w:t>
            </w:r>
            <w:r>
              <w:rPr>
                <w:rFonts w:ascii="Arial" w:hAnsi="Arial" w:cs="Arial"/>
                <w:sz w:val="22"/>
                <w:szCs w:val="22"/>
              </w:rPr>
              <w:t xml:space="preserve">, with sigmoidal best fit lines. </w:t>
            </w:r>
          </w:p>
        </w:tc>
      </w:tr>
      <w:tr w:rsidR="001E5C85" w14:paraId="665BAA9F" w14:textId="77777777" w:rsidTr="001E5C85">
        <w:tc>
          <w:tcPr>
            <w:tcW w:w="4374" w:type="dxa"/>
          </w:tcPr>
          <w:p w14:paraId="6F721AFE" w14:textId="4D682FA5" w:rsidR="001E5C85" w:rsidRDefault="001E5C85" w:rsidP="003018FC">
            <w:pPr>
              <w:rPr>
                <w:rFonts w:ascii="Arial" w:hAnsi="Arial" w:cs="Arial"/>
                <w:sz w:val="22"/>
                <w:szCs w:val="22"/>
              </w:rPr>
            </w:pPr>
            <w:r>
              <w:rPr>
                <w:rFonts w:ascii="Arial" w:hAnsi="Arial" w:cs="Arial"/>
                <w:sz w:val="22"/>
                <w:szCs w:val="22"/>
              </w:rPr>
              <w:t>“</w:t>
            </w:r>
            <w:r w:rsidRPr="00FB2314">
              <w:rPr>
                <w:rFonts w:ascii="Arial" w:hAnsi="Arial" w:cs="Arial"/>
                <w:sz w:val="22"/>
                <w:szCs w:val="22"/>
              </w:rPr>
              <w:t>EXTRACTING EC50S_MAXES_PCN169_PCN170</w:t>
            </w:r>
            <w:r>
              <w:rPr>
                <w:rFonts w:ascii="Arial" w:hAnsi="Arial" w:cs="Arial"/>
                <w:sz w:val="22"/>
                <w:szCs w:val="22"/>
              </w:rPr>
              <w:t>.xlsx”</w:t>
            </w:r>
          </w:p>
        </w:tc>
        <w:tc>
          <w:tcPr>
            <w:tcW w:w="4693" w:type="dxa"/>
          </w:tcPr>
          <w:p w14:paraId="0782807E" w14:textId="4CABA8DB" w:rsidR="001E5C85" w:rsidRDefault="001E5C85" w:rsidP="003018FC">
            <w:pPr>
              <w:rPr>
                <w:rFonts w:ascii="Arial" w:hAnsi="Arial" w:cs="Arial"/>
                <w:sz w:val="22"/>
                <w:szCs w:val="22"/>
              </w:rPr>
            </w:pPr>
            <w:r>
              <w:rPr>
                <w:rFonts w:ascii="Arial" w:hAnsi="Arial" w:cs="Arial"/>
                <w:sz w:val="22"/>
                <w:szCs w:val="22"/>
              </w:rPr>
              <w:t>The parameters of the sigmoidal best fit curves for each condition extracted from the “</w:t>
            </w:r>
            <w:r>
              <w:rPr>
                <w:rFonts w:ascii="Arial" w:hAnsi="Arial" w:cs="Arial"/>
                <w:sz w:val="22"/>
                <w:szCs w:val="22"/>
              </w:rPr>
              <w:t>“PCN169_PCN170_GATED.prism”</w:t>
            </w:r>
            <w:r>
              <w:rPr>
                <w:rFonts w:ascii="Arial" w:hAnsi="Arial" w:cs="Arial"/>
                <w:sz w:val="22"/>
                <w:szCs w:val="22"/>
              </w:rPr>
              <w:t xml:space="preserve"> sheet and consolidated in this excel. </w:t>
            </w:r>
          </w:p>
        </w:tc>
      </w:tr>
      <w:tr w:rsidR="003D16C2" w14:paraId="4DEF24E5" w14:textId="77777777" w:rsidTr="001E5C85">
        <w:tc>
          <w:tcPr>
            <w:tcW w:w="4374" w:type="dxa"/>
          </w:tcPr>
          <w:p w14:paraId="5FAA1774" w14:textId="6BA70FE6" w:rsidR="003D16C2" w:rsidRDefault="00C0481E" w:rsidP="003018FC">
            <w:pPr>
              <w:rPr>
                <w:rFonts w:ascii="Arial" w:hAnsi="Arial" w:cs="Arial"/>
                <w:sz w:val="22"/>
                <w:szCs w:val="22"/>
              </w:rPr>
            </w:pPr>
            <w:r>
              <w:rPr>
                <w:rFonts w:ascii="Arial" w:hAnsi="Arial" w:cs="Arial"/>
                <w:sz w:val="22"/>
                <w:szCs w:val="22"/>
              </w:rPr>
              <w:t>“</w:t>
            </w:r>
            <w:r w:rsidRPr="00C0481E">
              <w:rPr>
                <w:rFonts w:ascii="Arial" w:hAnsi="Arial" w:cs="Arial"/>
                <w:sz w:val="22"/>
                <w:szCs w:val="22"/>
              </w:rPr>
              <w:t>relocalization_localizationscore_calculations</w:t>
            </w:r>
            <w:r>
              <w:rPr>
                <w:rFonts w:ascii="Arial" w:hAnsi="Arial" w:cs="Arial"/>
                <w:sz w:val="22"/>
                <w:szCs w:val="22"/>
              </w:rPr>
              <w:t>.xlsx”</w:t>
            </w:r>
          </w:p>
        </w:tc>
        <w:tc>
          <w:tcPr>
            <w:tcW w:w="4693" w:type="dxa"/>
          </w:tcPr>
          <w:p w14:paraId="1B52AE23" w14:textId="4F3C95AF" w:rsidR="003D16C2" w:rsidRDefault="00C0481E" w:rsidP="003018FC">
            <w:pPr>
              <w:rPr>
                <w:rFonts w:ascii="Arial" w:hAnsi="Arial" w:cs="Arial"/>
                <w:sz w:val="22"/>
                <w:szCs w:val="22"/>
              </w:rPr>
            </w:pPr>
            <w:r>
              <w:rPr>
                <w:rFonts w:ascii="Arial" w:hAnsi="Arial" w:cs="Arial"/>
                <w:sz w:val="22"/>
                <w:szCs w:val="22"/>
              </w:rPr>
              <w:t xml:space="preserve">This calculates the relocalizability and localization scores </w:t>
            </w:r>
            <w:r w:rsidR="00477086">
              <w:rPr>
                <w:rFonts w:ascii="Arial" w:hAnsi="Arial" w:cs="Arial"/>
                <w:sz w:val="22"/>
                <w:szCs w:val="22"/>
              </w:rPr>
              <w:t>for the NES proteins in their pairings with ER</w:t>
            </w:r>
            <w:r w:rsidR="00477086">
              <w:rPr>
                <w:rFonts w:ascii="Arial" w:hAnsi="Arial" w:cs="Arial"/>
                <w:sz w:val="22"/>
                <w:szCs w:val="22"/>
              </w:rPr>
              <w:sym w:font="Symbol" w:char="F061"/>
            </w:r>
            <w:r w:rsidR="00477086">
              <w:rPr>
                <w:rFonts w:ascii="Arial" w:hAnsi="Arial" w:cs="Arial"/>
                <w:sz w:val="22"/>
                <w:szCs w:val="22"/>
              </w:rPr>
              <w:t xml:space="preserve">, </w:t>
            </w:r>
            <w:r>
              <w:rPr>
                <w:rFonts w:ascii="Arial" w:hAnsi="Arial" w:cs="Arial"/>
                <w:sz w:val="22"/>
                <w:szCs w:val="22"/>
              </w:rPr>
              <w:t xml:space="preserve">from the largest changes in localizations observed for each protein pairing, as detailed in the </w:t>
            </w:r>
            <w:r w:rsidRPr="00C0481E">
              <w:rPr>
                <w:rFonts w:ascii="Arial" w:hAnsi="Arial" w:cs="Arial"/>
                <w:sz w:val="22"/>
                <w:szCs w:val="22"/>
              </w:rPr>
              <w:t>EXTRACTING EC50S_MAXES_PCN169_PCN170.xlsx</w:t>
            </w:r>
            <w:r>
              <w:rPr>
                <w:rFonts w:ascii="Arial" w:hAnsi="Arial" w:cs="Arial"/>
                <w:sz w:val="22"/>
                <w:szCs w:val="22"/>
              </w:rPr>
              <w:t xml:space="preserve"> file. </w:t>
            </w:r>
          </w:p>
        </w:tc>
      </w:tr>
    </w:tbl>
    <w:p w14:paraId="37967996" w14:textId="77777777" w:rsidR="00E001AA" w:rsidRPr="001E6B1E" w:rsidRDefault="00E001AA" w:rsidP="005F66D4">
      <w:pPr>
        <w:rPr>
          <w:rFonts w:ascii="Arial" w:hAnsi="Arial" w:cs="Arial"/>
          <w:sz w:val="22"/>
          <w:szCs w:val="22"/>
        </w:rPr>
      </w:pPr>
    </w:p>
    <w:sectPr w:rsidR="00E001AA" w:rsidRPr="001E6B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502E5" w14:textId="77777777" w:rsidR="006E6C4D" w:rsidRDefault="006E6C4D" w:rsidP="000F27EF">
      <w:pPr>
        <w:spacing w:after="0" w:line="240" w:lineRule="auto"/>
      </w:pPr>
      <w:r>
        <w:separator/>
      </w:r>
    </w:p>
  </w:endnote>
  <w:endnote w:type="continuationSeparator" w:id="0">
    <w:p w14:paraId="41D255A7" w14:textId="77777777" w:rsidR="006E6C4D" w:rsidRDefault="006E6C4D" w:rsidP="000F2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C6715" w14:textId="77777777" w:rsidR="006E6C4D" w:rsidRDefault="006E6C4D" w:rsidP="000F27EF">
      <w:pPr>
        <w:spacing w:after="0" w:line="240" w:lineRule="auto"/>
      </w:pPr>
      <w:r>
        <w:separator/>
      </w:r>
    </w:p>
  </w:footnote>
  <w:footnote w:type="continuationSeparator" w:id="0">
    <w:p w14:paraId="33AC0069" w14:textId="77777777" w:rsidR="006E6C4D" w:rsidRDefault="006E6C4D" w:rsidP="000F27EF">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 Ng">
    <w15:presenceInfo w15:providerId="AD" w15:userId="S::cngsc@stanford.edu::38a5ab5c-438f-4262-ba34-4ccb9c9a25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F78"/>
    <w:rsid w:val="00021B20"/>
    <w:rsid w:val="000F27EF"/>
    <w:rsid w:val="001121E2"/>
    <w:rsid w:val="00130D1E"/>
    <w:rsid w:val="001654ED"/>
    <w:rsid w:val="001C5D76"/>
    <w:rsid w:val="001E5C85"/>
    <w:rsid w:val="001E6B1E"/>
    <w:rsid w:val="00206AB6"/>
    <w:rsid w:val="002154B8"/>
    <w:rsid w:val="002C7D7C"/>
    <w:rsid w:val="002E3026"/>
    <w:rsid w:val="003018FC"/>
    <w:rsid w:val="00326D87"/>
    <w:rsid w:val="003D16C2"/>
    <w:rsid w:val="00410EDF"/>
    <w:rsid w:val="00477086"/>
    <w:rsid w:val="00517F96"/>
    <w:rsid w:val="00541904"/>
    <w:rsid w:val="005F66D4"/>
    <w:rsid w:val="006127A3"/>
    <w:rsid w:val="006A1E84"/>
    <w:rsid w:val="006A6363"/>
    <w:rsid w:val="006B08E2"/>
    <w:rsid w:val="006E6C4D"/>
    <w:rsid w:val="00701D98"/>
    <w:rsid w:val="007F455E"/>
    <w:rsid w:val="00847E7F"/>
    <w:rsid w:val="00876268"/>
    <w:rsid w:val="00915CA3"/>
    <w:rsid w:val="00930114"/>
    <w:rsid w:val="00AA3F78"/>
    <w:rsid w:val="00B03A68"/>
    <w:rsid w:val="00B3712D"/>
    <w:rsid w:val="00C0481E"/>
    <w:rsid w:val="00C21D50"/>
    <w:rsid w:val="00C66818"/>
    <w:rsid w:val="00CD20F9"/>
    <w:rsid w:val="00CF0C04"/>
    <w:rsid w:val="00D235B3"/>
    <w:rsid w:val="00D40ED2"/>
    <w:rsid w:val="00D45850"/>
    <w:rsid w:val="00D56FA2"/>
    <w:rsid w:val="00DC7ACB"/>
    <w:rsid w:val="00DD4BF3"/>
    <w:rsid w:val="00DE6778"/>
    <w:rsid w:val="00E001AA"/>
    <w:rsid w:val="00E02BCF"/>
    <w:rsid w:val="00E7504A"/>
    <w:rsid w:val="00E97180"/>
    <w:rsid w:val="00EB55F3"/>
    <w:rsid w:val="00EB6E2F"/>
    <w:rsid w:val="00F201FD"/>
    <w:rsid w:val="00F37DC1"/>
    <w:rsid w:val="00FB23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B6D6DD7"/>
  <w15:chartTrackingRefBased/>
  <w15:docId w15:val="{A156C345-DFAF-5E45-80C4-29B96AF9C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3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3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3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3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3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3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3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3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3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3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F78"/>
    <w:rPr>
      <w:rFonts w:eastAsiaTheme="majorEastAsia" w:cstheme="majorBidi"/>
      <w:color w:val="272727" w:themeColor="text1" w:themeTint="D8"/>
    </w:rPr>
  </w:style>
  <w:style w:type="paragraph" w:styleId="Title">
    <w:name w:val="Title"/>
    <w:basedOn w:val="Normal"/>
    <w:next w:val="Normal"/>
    <w:link w:val="TitleChar"/>
    <w:uiPriority w:val="10"/>
    <w:qFormat/>
    <w:rsid w:val="00AA3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F78"/>
    <w:pPr>
      <w:spacing w:before="160"/>
      <w:jc w:val="center"/>
    </w:pPr>
    <w:rPr>
      <w:i/>
      <w:iCs/>
      <w:color w:val="404040" w:themeColor="text1" w:themeTint="BF"/>
    </w:rPr>
  </w:style>
  <w:style w:type="character" w:customStyle="1" w:styleId="QuoteChar">
    <w:name w:val="Quote Char"/>
    <w:basedOn w:val="DefaultParagraphFont"/>
    <w:link w:val="Quote"/>
    <w:uiPriority w:val="29"/>
    <w:rsid w:val="00AA3F78"/>
    <w:rPr>
      <w:i/>
      <w:iCs/>
      <w:color w:val="404040" w:themeColor="text1" w:themeTint="BF"/>
    </w:rPr>
  </w:style>
  <w:style w:type="paragraph" w:styleId="ListParagraph">
    <w:name w:val="List Paragraph"/>
    <w:basedOn w:val="Normal"/>
    <w:uiPriority w:val="34"/>
    <w:qFormat/>
    <w:rsid w:val="00AA3F78"/>
    <w:pPr>
      <w:ind w:left="720"/>
      <w:contextualSpacing/>
    </w:pPr>
  </w:style>
  <w:style w:type="character" w:styleId="IntenseEmphasis">
    <w:name w:val="Intense Emphasis"/>
    <w:basedOn w:val="DefaultParagraphFont"/>
    <w:uiPriority w:val="21"/>
    <w:qFormat/>
    <w:rsid w:val="00AA3F78"/>
    <w:rPr>
      <w:i/>
      <w:iCs/>
      <w:color w:val="0F4761" w:themeColor="accent1" w:themeShade="BF"/>
    </w:rPr>
  </w:style>
  <w:style w:type="paragraph" w:styleId="IntenseQuote">
    <w:name w:val="Intense Quote"/>
    <w:basedOn w:val="Normal"/>
    <w:next w:val="Normal"/>
    <w:link w:val="IntenseQuoteChar"/>
    <w:uiPriority w:val="30"/>
    <w:qFormat/>
    <w:rsid w:val="00AA3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3F78"/>
    <w:rPr>
      <w:i/>
      <w:iCs/>
      <w:color w:val="0F4761" w:themeColor="accent1" w:themeShade="BF"/>
    </w:rPr>
  </w:style>
  <w:style w:type="character" w:styleId="IntenseReference">
    <w:name w:val="Intense Reference"/>
    <w:basedOn w:val="DefaultParagraphFont"/>
    <w:uiPriority w:val="32"/>
    <w:qFormat/>
    <w:rsid w:val="00AA3F78"/>
    <w:rPr>
      <w:b/>
      <w:bCs/>
      <w:smallCaps/>
      <w:color w:val="0F4761" w:themeColor="accent1" w:themeShade="BF"/>
      <w:spacing w:val="5"/>
    </w:rPr>
  </w:style>
  <w:style w:type="table" w:styleId="TableGrid">
    <w:name w:val="Table Grid"/>
    <w:basedOn w:val="TableNormal"/>
    <w:uiPriority w:val="39"/>
    <w:rsid w:val="002E3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27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27EF"/>
  </w:style>
  <w:style w:type="paragraph" w:styleId="Footer">
    <w:name w:val="footer"/>
    <w:basedOn w:val="Normal"/>
    <w:link w:val="FooterChar"/>
    <w:uiPriority w:val="99"/>
    <w:unhideWhenUsed/>
    <w:rsid w:val="000F27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27EF"/>
  </w:style>
  <w:style w:type="character" w:styleId="Hyperlink">
    <w:name w:val="Hyperlink"/>
    <w:basedOn w:val="DefaultParagraphFont"/>
    <w:uiPriority w:val="99"/>
    <w:unhideWhenUsed/>
    <w:rsid w:val="00D56FA2"/>
    <w:rPr>
      <w:color w:val="467886" w:themeColor="hyperlink"/>
      <w:u w:val="single"/>
    </w:rPr>
  </w:style>
  <w:style w:type="character" w:styleId="UnresolvedMention">
    <w:name w:val="Unresolved Mention"/>
    <w:basedOn w:val="DefaultParagraphFont"/>
    <w:uiPriority w:val="99"/>
    <w:semiHidden/>
    <w:unhideWhenUsed/>
    <w:rsid w:val="00D56FA2"/>
    <w:rPr>
      <w:color w:val="605E5C"/>
      <w:shd w:val="clear" w:color="auto" w:fill="E1DFDD"/>
    </w:rPr>
  </w:style>
  <w:style w:type="character" w:styleId="FollowedHyperlink">
    <w:name w:val="FollowedHyperlink"/>
    <w:basedOn w:val="DefaultParagraphFont"/>
    <w:uiPriority w:val="99"/>
    <w:semiHidden/>
    <w:unhideWhenUsed/>
    <w:rsid w:val="001121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3</Pages>
  <Words>895</Words>
  <Characters>5105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Ng</dc:creator>
  <cp:keywords/>
  <dc:description/>
  <cp:lastModifiedBy>Christine Ng</cp:lastModifiedBy>
  <cp:revision>37</cp:revision>
  <dcterms:created xsi:type="dcterms:W3CDTF">2025-12-21T14:48:00Z</dcterms:created>
  <dcterms:modified xsi:type="dcterms:W3CDTF">2025-12-23T02:43:00Z</dcterms:modified>
</cp:coreProperties>
</file>